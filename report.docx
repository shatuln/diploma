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3927BB" w14:textId="77777777" w:rsidR="00A36849" w:rsidRPr="00EF7E1F" w:rsidRDefault="005F3BD4" w:rsidP="00EF7E1F">
      <w:pPr>
        <w:spacing w:after="0" w:line="360" w:lineRule="auto"/>
        <w:ind w:firstLine="708"/>
        <w:jc w:val="both"/>
        <w:rPr>
          <w:rFonts w:ascii="Times New Roman" w:hAnsi="Times New Roman" w:cs="Times New Roman"/>
          <w:b/>
          <w:sz w:val="32"/>
          <w:szCs w:val="32"/>
        </w:rPr>
      </w:pPr>
      <w:r w:rsidRPr="00EF7E1F">
        <w:rPr>
          <w:rFonts w:ascii="Times New Roman" w:hAnsi="Times New Roman" w:cs="Times New Roman"/>
          <w:b/>
          <w:sz w:val="32"/>
          <w:szCs w:val="32"/>
        </w:rPr>
        <w:t>Введение</w:t>
      </w:r>
    </w:p>
    <w:p w14:paraId="44B61304" w14:textId="77777777" w:rsidR="005F3BD4" w:rsidRDefault="005F3BD4" w:rsidP="000770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Проблема навигации внутри помещений является важной в существующей экосистеме. Многие задачи нашего времени исполняются автономными техническими средствами – роботами</w:t>
      </w:r>
      <w:r w:rsidR="007549CA">
        <w:rPr>
          <w:rFonts w:ascii="Times New Roman" w:hAnsi="Times New Roman" w:cs="Times New Roman"/>
          <w:sz w:val="28"/>
          <w:szCs w:val="28"/>
        </w:rPr>
        <w:t xml:space="preserve">. Для выполнения возложенной людьми работы необходимо обеспечить их средствами, </w:t>
      </w:r>
      <w:r w:rsidR="007549CA" w:rsidRPr="007549CA">
        <w:rPr>
          <w:rFonts w:ascii="Times New Roman" w:hAnsi="Times New Roman" w:cs="Times New Roman"/>
          <w:sz w:val="28"/>
          <w:szCs w:val="28"/>
        </w:rPr>
        <w:t xml:space="preserve">чтобы </w:t>
      </w:r>
      <w:r w:rsidR="007549CA">
        <w:rPr>
          <w:rFonts w:ascii="Times New Roman" w:hAnsi="Times New Roman" w:cs="Times New Roman"/>
          <w:sz w:val="28"/>
          <w:szCs w:val="28"/>
        </w:rPr>
        <w:t xml:space="preserve">они могли </w:t>
      </w:r>
      <w:r w:rsidR="007549CA" w:rsidRPr="007549CA">
        <w:rPr>
          <w:rFonts w:ascii="Times New Roman" w:hAnsi="Times New Roman" w:cs="Times New Roman"/>
          <w:sz w:val="28"/>
          <w:szCs w:val="28"/>
        </w:rPr>
        <w:t xml:space="preserve">избежать всех препятствий, </w:t>
      </w:r>
      <w:r w:rsidR="007549CA">
        <w:rPr>
          <w:rFonts w:ascii="Times New Roman" w:hAnsi="Times New Roman" w:cs="Times New Roman"/>
          <w:sz w:val="28"/>
          <w:szCs w:val="28"/>
        </w:rPr>
        <w:t>с которыми</w:t>
      </w:r>
      <w:r w:rsidR="007549CA" w:rsidRPr="007549CA">
        <w:rPr>
          <w:rFonts w:ascii="Times New Roman" w:hAnsi="Times New Roman" w:cs="Times New Roman"/>
          <w:sz w:val="28"/>
          <w:szCs w:val="28"/>
        </w:rPr>
        <w:t xml:space="preserve"> они могут</w:t>
      </w:r>
      <w:r w:rsidR="007549CA">
        <w:rPr>
          <w:rFonts w:ascii="Times New Roman" w:hAnsi="Times New Roman" w:cs="Times New Roman"/>
          <w:sz w:val="28"/>
          <w:szCs w:val="28"/>
        </w:rPr>
        <w:t xml:space="preserve"> столкнуться, проехать через узкие пространства и т.д. Все это становится возможно с применением камер, датчиков – необходимо сделать робота больше похожим на человека.</w:t>
      </w:r>
    </w:p>
    <w:p w14:paraId="18045174" w14:textId="77777777" w:rsidR="007549CA" w:rsidRDefault="007549CA" w:rsidP="0007709B">
      <w:pPr>
        <w:spacing w:after="0" w:line="360" w:lineRule="auto"/>
        <w:ind w:firstLine="709"/>
        <w:jc w:val="both"/>
        <w:rPr>
          <w:rFonts w:ascii="Times New Roman" w:hAnsi="Times New Roman" w:cs="Times New Roman"/>
          <w:sz w:val="28"/>
          <w:szCs w:val="28"/>
        </w:rPr>
      </w:pPr>
      <w:r w:rsidRPr="007549CA">
        <w:rPr>
          <w:rFonts w:ascii="Times New Roman" w:hAnsi="Times New Roman" w:cs="Times New Roman"/>
          <w:sz w:val="28"/>
          <w:szCs w:val="28"/>
        </w:rPr>
        <w:t>Навигация ро</w:t>
      </w:r>
      <w:r>
        <w:rPr>
          <w:rFonts w:ascii="Times New Roman" w:hAnsi="Times New Roman" w:cs="Times New Roman"/>
          <w:sz w:val="28"/>
          <w:szCs w:val="28"/>
        </w:rPr>
        <w:t>бота означает его способность</w:t>
      </w:r>
      <w:r w:rsidRPr="007549CA">
        <w:rPr>
          <w:rFonts w:ascii="Times New Roman" w:hAnsi="Times New Roman" w:cs="Times New Roman"/>
          <w:sz w:val="28"/>
          <w:szCs w:val="28"/>
        </w:rPr>
        <w:t xml:space="preserve"> определять собственную позицию в своей системе отсчета, а затем планировать путь к некотором</w:t>
      </w:r>
      <w:r>
        <w:rPr>
          <w:rFonts w:ascii="Times New Roman" w:hAnsi="Times New Roman" w:cs="Times New Roman"/>
          <w:sz w:val="28"/>
          <w:szCs w:val="28"/>
        </w:rPr>
        <w:t>у</w:t>
      </w:r>
      <w:r w:rsidRPr="007549CA">
        <w:rPr>
          <w:rFonts w:ascii="Times New Roman" w:hAnsi="Times New Roman" w:cs="Times New Roman"/>
          <w:sz w:val="28"/>
          <w:szCs w:val="28"/>
        </w:rPr>
        <w:t xml:space="preserve"> расположени</w:t>
      </w:r>
      <w:r w:rsidR="001036FD">
        <w:rPr>
          <w:rFonts w:ascii="Times New Roman" w:hAnsi="Times New Roman" w:cs="Times New Roman"/>
          <w:sz w:val="28"/>
          <w:szCs w:val="28"/>
        </w:rPr>
        <w:t>ю</w:t>
      </w:r>
      <w:r w:rsidRPr="007549CA">
        <w:rPr>
          <w:rFonts w:ascii="Times New Roman" w:hAnsi="Times New Roman" w:cs="Times New Roman"/>
          <w:sz w:val="28"/>
          <w:szCs w:val="28"/>
        </w:rPr>
        <w:t xml:space="preserve"> цели. </w:t>
      </w:r>
      <w:r w:rsidR="001036FD">
        <w:rPr>
          <w:rFonts w:ascii="Times New Roman" w:hAnsi="Times New Roman" w:cs="Times New Roman"/>
          <w:sz w:val="28"/>
          <w:szCs w:val="28"/>
        </w:rPr>
        <w:t xml:space="preserve">В отличие от человека робот должен справляться без карты </w:t>
      </w:r>
      <w:r w:rsidR="00FB52E9">
        <w:rPr>
          <w:rFonts w:ascii="Times New Roman" w:hAnsi="Times New Roman" w:cs="Times New Roman"/>
          <w:sz w:val="28"/>
          <w:szCs w:val="28"/>
        </w:rPr>
        <w:t>окружения</w:t>
      </w:r>
      <w:r w:rsidR="001036FD">
        <w:rPr>
          <w:rFonts w:ascii="Times New Roman" w:hAnsi="Times New Roman" w:cs="Times New Roman"/>
          <w:sz w:val="28"/>
          <w:szCs w:val="28"/>
        </w:rPr>
        <w:t>, он должен быть способен воспроизвести её представление.</w:t>
      </w:r>
    </w:p>
    <w:p w14:paraId="78B5902D" w14:textId="77777777" w:rsidR="00FB52E9" w:rsidRPr="00FB52E9" w:rsidRDefault="00FB52E9" w:rsidP="0007709B">
      <w:pPr>
        <w:spacing w:after="0" w:line="360" w:lineRule="auto"/>
        <w:ind w:firstLine="709"/>
        <w:jc w:val="both"/>
        <w:rPr>
          <w:rFonts w:ascii="Times New Roman" w:hAnsi="Times New Roman" w:cs="Times New Roman"/>
          <w:sz w:val="28"/>
          <w:szCs w:val="28"/>
        </w:rPr>
      </w:pPr>
      <w:r w:rsidRPr="00FB52E9">
        <w:rPr>
          <w:rFonts w:ascii="Times New Roman" w:hAnsi="Times New Roman" w:cs="Times New Roman"/>
          <w:sz w:val="28"/>
          <w:szCs w:val="28"/>
        </w:rPr>
        <w:t xml:space="preserve">Навигация может быть определена как комбинация трех основных </w:t>
      </w:r>
      <w:r>
        <w:rPr>
          <w:rFonts w:ascii="Times New Roman" w:hAnsi="Times New Roman" w:cs="Times New Roman"/>
          <w:sz w:val="28"/>
          <w:szCs w:val="28"/>
        </w:rPr>
        <w:t>положений:</w:t>
      </w:r>
    </w:p>
    <w:p w14:paraId="686901A9" w14:textId="77777777" w:rsidR="00FB52E9" w:rsidRPr="00FB52E9" w:rsidRDefault="00FB52E9" w:rsidP="0007709B">
      <w:pPr>
        <w:pStyle w:val="a3"/>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Ориентирование в пространстве</w:t>
      </w:r>
    </w:p>
    <w:p w14:paraId="1F719F37" w14:textId="77777777" w:rsidR="00FB52E9" w:rsidRPr="00FB52E9" w:rsidRDefault="00FB52E9" w:rsidP="0007709B">
      <w:pPr>
        <w:pStyle w:val="a3"/>
        <w:numPr>
          <w:ilvl w:val="0"/>
          <w:numId w:val="2"/>
        </w:numPr>
        <w:spacing w:after="0" w:line="360" w:lineRule="auto"/>
        <w:jc w:val="both"/>
        <w:rPr>
          <w:rFonts w:ascii="Times New Roman" w:hAnsi="Times New Roman" w:cs="Times New Roman"/>
          <w:sz w:val="28"/>
          <w:szCs w:val="28"/>
        </w:rPr>
      </w:pPr>
      <w:r w:rsidRPr="00FB52E9">
        <w:rPr>
          <w:rFonts w:ascii="Times New Roman" w:hAnsi="Times New Roman" w:cs="Times New Roman"/>
          <w:sz w:val="28"/>
          <w:szCs w:val="28"/>
        </w:rPr>
        <w:t>Планирование пути</w:t>
      </w:r>
    </w:p>
    <w:p w14:paraId="64F5CD41" w14:textId="77777777" w:rsidR="00FB52E9" w:rsidRPr="00FB52E9" w:rsidRDefault="00FB52E9" w:rsidP="0007709B">
      <w:pPr>
        <w:pStyle w:val="a3"/>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Построение карты и её интерпретация</w:t>
      </w:r>
    </w:p>
    <w:p w14:paraId="44D0335E" w14:textId="77777777" w:rsidR="00FB52E9" w:rsidRPr="00FB52E9" w:rsidRDefault="00FB52E9" w:rsidP="0007709B">
      <w:pPr>
        <w:spacing w:after="0" w:line="360" w:lineRule="auto"/>
        <w:ind w:firstLine="709"/>
        <w:jc w:val="both"/>
        <w:rPr>
          <w:rFonts w:ascii="Times New Roman" w:hAnsi="Times New Roman" w:cs="Times New Roman"/>
          <w:sz w:val="28"/>
          <w:szCs w:val="28"/>
        </w:rPr>
      </w:pPr>
    </w:p>
    <w:p w14:paraId="024F878D" w14:textId="77777777" w:rsidR="00FB52E9" w:rsidRDefault="00FB52E9" w:rsidP="000770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Ориентирование в пространстве — значит способность робота установить свое положение и ориентацию в своей системе отсчета</w:t>
      </w:r>
      <w:r w:rsidRPr="00FB52E9">
        <w:rPr>
          <w:rFonts w:ascii="Times New Roman" w:hAnsi="Times New Roman" w:cs="Times New Roman"/>
          <w:sz w:val="28"/>
          <w:szCs w:val="28"/>
        </w:rPr>
        <w:t xml:space="preserve">. </w:t>
      </w:r>
      <w:r>
        <w:rPr>
          <w:rFonts w:ascii="Times New Roman" w:hAnsi="Times New Roman" w:cs="Times New Roman"/>
          <w:sz w:val="28"/>
          <w:szCs w:val="28"/>
        </w:rPr>
        <w:t>Планирование пути</w:t>
      </w:r>
      <w:r w:rsidRPr="00FB52E9">
        <w:rPr>
          <w:rFonts w:ascii="Times New Roman" w:hAnsi="Times New Roman" w:cs="Times New Roman"/>
          <w:sz w:val="28"/>
          <w:szCs w:val="28"/>
        </w:rPr>
        <w:t xml:space="preserve"> фактически является продолжением </w:t>
      </w:r>
      <w:r>
        <w:rPr>
          <w:rFonts w:ascii="Times New Roman" w:hAnsi="Times New Roman" w:cs="Times New Roman"/>
          <w:sz w:val="28"/>
          <w:szCs w:val="28"/>
        </w:rPr>
        <w:t>ориентирования в пространстве,</w:t>
      </w:r>
      <w:r w:rsidRPr="00FB52E9">
        <w:rPr>
          <w:rFonts w:ascii="Times New Roman" w:hAnsi="Times New Roman" w:cs="Times New Roman"/>
          <w:sz w:val="28"/>
          <w:szCs w:val="28"/>
        </w:rPr>
        <w:t xml:space="preserve"> оно требует определения текущего положения робота и местоположения цели</w:t>
      </w:r>
      <w:r>
        <w:rPr>
          <w:rFonts w:ascii="Times New Roman" w:hAnsi="Times New Roman" w:cs="Times New Roman"/>
          <w:sz w:val="28"/>
          <w:szCs w:val="28"/>
        </w:rPr>
        <w:t xml:space="preserve"> во внешней системе отсчета</w:t>
      </w:r>
      <w:r w:rsidRPr="00FB52E9">
        <w:rPr>
          <w:rFonts w:ascii="Times New Roman" w:hAnsi="Times New Roman" w:cs="Times New Roman"/>
          <w:sz w:val="28"/>
          <w:szCs w:val="28"/>
        </w:rPr>
        <w:t xml:space="preserve">, </w:t>
      </w:r>
      <w:r>
        <w:rPr>
          <w:rFonts w:ascii="Times New Roman" w:hAnsi="Times New Roman" w:cs="Times New Roman"/>
          <w:sz w:val="28"/>
          <w:szCs w:val="28"/>
        </w:rPr>
        <w:t xml:space="preserve">следовательно, роботу необходимо сопоставить собственную систему отсчета и окружения. </w:t>
      </w:r>
      <w:r w:rsidRPr="00FB52E9">
        <w:rPr>
          <w:rFonts w:ascii="Times New Roman" w:hAnsi="Times New Roman" w:cs="Times New Roman"/>
          <w:sz w:val="28"/>
          <w:szCs w:val="28"/>
        </w:rPr>
        <w:t xml:space="preserve">Построение карты может быть </w:t>
      </w:r>
      <w:r>
        <w:rPr>
          <w:rFonts w:ascii="Times New Roman" w:hAnsi="Times New Roman" w:cs="Times New Roman"/>
          <w:sz w:val="28"/>
          <w:szCs w:val="28"/>
        </w:rPr>
        <w:t>выполнено в процессе выполнения движения по построенному ранее маршруту, для использования в дальнейшем.</w:t>
      </w:r>
    </w:p>
    <w:p w14:paraId="400FDD00" w14:textId="4C3150E8" w:rsidR="00FB52E9" w:rsidRDefault="00FB52E9" w:rsidP="000770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EF7E1F">
        <w:rPr>
          <w:rFonts w:ascii="Times New Roman" w:hAnsi="Times New Roman" w:cs="Times New Roman"/>
          <w:sz w:val="28"/>
          <w:szCs w:val="28"/>
        </w:rPr>
        <w:t>будет решена проблема ориентирования робота в пространстве</w:t>
      </w:r>
      <w:r w:rsidR="0062775D">
        <w:rPr>
          <w:rFonts w:ascii="Times New Roman" w:hAnsi="Times New Roman" w:cs="Times New Roman"/>
          <w:sz w:val="28"/>
          <w:szCs w:val="28"/>
        </w:rPr>
        <w:t xml:space="preserve"> с использованием камеры</w:t>
      </w:r>
      <w:r w:rsidR="00EF7E1F">
        <w:rPr>
          <w:rFonts w:ascii="Times New Roman" w:hAnsi="Times New Roman" w:cs="Times New Roman"/>
          <w:sz w:val="28"/>
          <w:szCs w:val="28"/>
        </w:rPr>
        <w:t>, а также будет разработана программа позволяющая обрабатывать видеофайл с камеры робота</w:t>
      </w:r>
      <w:r w:rsidR="00B83392">
        <w:rPr>
          <w:rFonts w:ascii="Times New Roman" w:hAnsi="Times New Roman" w:cs="Times New Roman"/>
          <w:sz w:val="28"/>
          <w:szCs w:val="28"/>
        </w:rPr>
        <w:t>.</w:t>
      </w:r>
    </w:p>
    <w:p w14:paraId="3B9E2C5C" w14:textId="77777777" w:rsidR="00B83392" w:rsidRDefault="00B83392" w:rsidP="0007709B">
      <w:pPr>
        <w:spacing w:after="0" w:line="360" w:lineRule="auto"/>
        <w:ind w:firstLine="709"/>
        <w:jc w:val="both"/>
        <w:rPr>
          <w:rFonts w:ascii="Times New Roman" w:hAnsi="Times New Roman" w:cs="Times New Roman"/>
          <w:sz w:val="28"/>
          <w:szCs w:val="28"/>
        </w:rPr>
      </w:pPr>
    </w:p>
    <w:p w14:paraId="3E188A5B" w14:textId="77777777" w:rsidR="00AD218A" w:rsidRDefault="00AD218A" w:rsidP="0007709B">
      <w:pPr>
        <w:spacing w:after="0" w:line="360" w:lineRule="auto"/>
        <w:ind w:firstLine="709"/>
        <w:jc w:val="both"/>
        <w:rPr>
          <w:rFonts w:ascii="Times New Roman" w:hAnsi="Times New Roman" w:cs="Times New Roman"/>
          <w:sz w:val="28"/>
          <w:szCs w:val="28"/>
        </w:rPr>
      </w:pPr>
    </w:p>
    <w:p w14:paraId="4E80A318" w14:textId="77777777" w:rsidR="00AD218A" w:rsidRPr="006D0FCF" w:rsidRDefault="006D0FCF" w:rsidP="006D0FCF">
      <w:pPr>
        <w:spacing w:after="0" w:line="360" w:lineRule="auto"/>
        <w:ind w:firstLine="708"/>
        <w:jc w:val="both"/>
        <w:rPr>
          <w:rFonts w:ascii="Times New Roman" w:hAnsi="Times New Roman" w:cs="Times New Roman"/>
          <w:b/>
          <w:sz w:val="32"/>
          <w:szCs w:val="28"/>
        </w:rPr>
      </w:pPr>
      <w:r w:rsidRPr="006D0FCF">
        <w:rPr>
          <w:rFonts w:ascii="Times New Roman" w:hAnsi="Times New Roman" w:cs="Times New Roman"/>
          <w:b/>
          <w:sz w:val="32"/>
          <w:szCs w:val="28"/>
        </w:rPr>
        <w:t>Глава</w:t>
      </w:r>
      <w:r>
        <w:rPr>
          <w:rFonts w:ascii="Times New Roman" w:hAnsi="Times New Roman" w:cs="Times New Roman"/>
          <w:b/>
          <w:sz w:val="32"/>
          <w:szCs w:val="28"/>
        </w:rPr>
        <w:t xml:space="preserve"> 1. Обзор существующих аналогов</w:t>
      </w:r>
    </w:p>
    <w:p w14:paraId="37FDA7FC" w14:textId="77777777" w:rsidR="00B83392" w:rsidRDefault="00B83392" w:rsidP="000770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множество систем, которые позволяют ориентироваться автономному</w:t>
      </w:r>
      <w:r w:rsidR="00AD218A">
        <w:rPr>
          <w:rFonts w:ascii="Times New Roman" w:hAnsi="Times New Roman" w:cs="Times New Roman"/>
          <w:sz w:val="28"/>
          <w:szCs w:val="28"/>
        </w:rPr>
        <w:t xml:space="preserve"> транспортному средству в пространстве. Технологии используются как вне, так и внутри помещений. </w:t>
      </w:r>
    </w:p>
    <w:p w14:paraId="19224757" w14:textId="77777777" w:rsidR="00084CDC" w:rsidRDefault="00084CDC" w:rsidP="0007709B">
      <w:pPr>
        <w:spacing w:after="0" w:line="360" w:lineRule="auto"/>
        <w:ind w:firstLine="709"/>
        <w:jc w:val="both"/>
        <w:rPr>
          <w:rFonts w:ascii="Times New Roman" w:hAnsi="Times New Roman" w:cs="Times New Roman"/>
          <w:sz w:val="28"/>
          <w:szCs w:val="28"/>
        </w:rPr>
      </w:pPr>
    </w:p>
    <w:p w14:paraId="53179172" w14:textId="77777777" w:rsidR="00AD218A" w:rsidRPr="00AD218A" w:rsidRDefault="00AD218A" w:rsidP="0007709B">
      <w:pPr>
        <w:pStyle w:val="a3"/>
        <w:numPr>
          <w:ilvl w:val="1"/>
          <w:numId w:val="1"/>
        </w:numPr>
        <w:spacing w:after="0" w:line="360" w:lineRule="auto"/>
        <w:jc w:val="both"/>
        <w:rPr>
          <w:rFonts w:ascii="Times New Roman" w:hAnsi="Times New Roman" w:cs="Times New Roman"/>
          <w:sz w:val="28"/>
          <w:szCs w:val="28"/>
        </w:rPr>
      </w:pPr>
      <w:r w:rsidRPr="00AD218A">
        <w:rPr>
          <w:rFonts w:ascii="Times New Roman" w:hAnsi="Times New Roman" w:cs="Times New Roman"/>
          <w:sz w:val="28"/>
          <w:szCs w:val="28"/>
        </w:rPr>
        <w:t>Система предупреждения о сходе с полосы</w:t>
      </w:r>
    </w:p>
    <w:p w14:paraId="4A33AF22" w14:textId="77777777" w:rsidR="00AD218A" w:rsidRDefault="00766560"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w:t>
      </w:r>
      <w:r w:rsidRPr="00766560">
        <w:rPr>
          <w:rFonts w:ascii="Times New Roman" w:hAnsi="Times New Roman" w:cs="Times New Roman"/>
          <w:sz w:val="28"/>
          <w:szCs w:val="28"/>
        </w:rPr>
        <w:t>истем</w:t>
      </w:r>
      <w:r>
        <w:rPr>
          <w:rFonts w:ascii="Times New Roman" w:hAnsi="Times New Roman" w:cs="Times New Roman"/>
          <w:sz w:val="28"/>
          <w:szCs w:val="28"/>
        </w:rPr>
        <w:t>а</w:t>
      </w:r>
      <w:r w:rsidRPr="00766560">
        <w:rPr>
          <w:rFonts w:ascii="Times New Roman" w:hAnsi="Times New Roman" w:cs="Times New Roman"/>
          <w:sz w:val="28"/>
          <w:szCs w:val="28"/>
        </w:rPr>
        <w:t xml:space="preserve"> предупреждения </w:t>
      </w:r>
      <w:r>
        <w:rPr>
          <w:rFonts w:ascii="Times New Roman" w:hAnsi="Times New Roman" w:cs="Times New Roman"/>
          <w:sz w:val="28"/>
          <w:szCs w:val="28"/>
        </w:rPr>
        <w:t>о сходе с полосы</w:t>
      </w:r>
      <w:r w:rsidRPr="00766560">
        <w:rPr>
          <w:rFonts w:ascii="Times New Roman" w:hAnsi="Times New Roman" w:cs="Times New Roman"/>
          <w:sz w:val="28"/>
          <w:szCs w:val="28"/>
        </w:rPr>
        <w:t xml:space="preserve"> </w:t>
      </w:r>
      <w:r>
        <w:rPr>
          <w:rFonts w:ascii="Times New Roman" w:hAnsi="Times New Roman" w:cs="Times New Roman"/>
          <w:sz w:val="28"/>
          <w:szCs w:val="28"/>
        </w:rPr>
        <w:t xml:space="preserve">чаще всего </w:t>
      </w:r>
      <w:r w:rsidRPr="00766560">
        <w:rPr>
          <w:rFonts w:ascii="Times New Roman" w:hAnsi="Times New Roman" w:cs="Times New Roman"/>
          <w:sz w:val="28"/>
          <w:szCs w:val="28"/>
        </w:rPr>
        <w:t xml:space="preserve">является механизмом, предназначенным для предупреждения водителя, когда автомобиль начинает </w:t>
      </w:r>
      <w:r>
        <w:rPr>
          <w:rFonts w:ascii="Times New Roman" w:hAnsi="Times New Roman" w:cs="Times New Roman"/>
          <w:sz w:val="28"/>
          <w:szCs w:val="28"/>
        </w:rPr>
        <w:t>вы</w:t>
      </w:r>
      <w:r w:rsidRPr="00766560">
        <w:rPr>
          <w:rFonts w:ascii="Times New Roman" w:hAnsi="Times New Roman" w:cs="Times New Roman"/>
          <w:sz w:val="28"/>
          <w:szCs w:val="28"/>
        </w:rPr>
        <w:t>двигаться из своей полосы (</w:t>
      </w:r>
      <w:r>
        <w:rPr>
          <w:rFonts w:ascii="Times New Roman" w:hAnsi="Times New Roman" w:cs="Times New Roman"/>
          <w:sz w:val="28"/>
          <w:szCs w:val="28"/>
        </w:rPr>
        <w:t>при выключенном сигнале «</w:t>
      </w:r>
      <w:proofErr w:type="spellStart"/>
      <w:r>
        <w:rPr>
          <w:rFonts w:ascii="Times New Roman" w:hAnsi="Times New Roman" w:cs="Times New Roman"/>
          <w:sz w:val="28"/>
          <w:szCs w:val="28"/>
        </w:rPr>
        <w:t>поворотника</w:t>
      </w:r>
      <w:proofErr w:type="spellEnd"/>
      <w:r>
        <w:rPr>
          <w:rFonts w:ascii="Times New Roman" w:hAnsi="Times New Roman" w:cs="Times New Roman"/>
          <w:sz w:val="28"/>
          <w:szCs w:val="28"/>
        </w:rPr>
        <w:t>») на автострадах и магистралях, но также она может быть использована для автономной навигации беспилотных транспортных средств. Такая система предназначена</w:t>
      </w:r>
      <w:r w:rsidRPr="00766560">
        <w:rPr>
          <w:rFonts w:ascii="Times New Roman" w:hAnsi="Times New Roman" w:cs="Times New Roman"/>
          <w:sz w:val="28"/>
          <w:szCs w:val="28"/>
        </w:rPr>
        <w:t xml:space="preserve"> для минимизации несчастных сл</w:t>
      </w:r>
      <w:r>
        <w:rPr>
          <w:rFonts w:ascii="Times New Roman" w:hAnsi="Times New Roman" w:cs="Times New Roman"/>
          <w:sz w:val="28"/>
          <w:szCs w:val="28"/>
        </w:rPr>
        <w:t>учаев путем устранения основных причин аварий: ошибки</w:t>
      </w:r>
      <w:r w:rsidRPr="00766560">
        <w:rPr>
          <w:rFonts w:ascii="Times New Roman" w:hAnsi="Times New Roman" w:cs="Times New Roman"/>
          <w:sz w:val="28"/>
          <w:szCs w:val="28"/>
        </w:rPr>
        <w:t>, рассеянност</w:t>
      </w:r>
      <w:r>
        <w:rPr>
          <w:rFonts w:ascii="Times New Roman" w:hAnsi="Times New Roman" w:cs="Times New Roman"/>
          <w:sz w:val="28"/>
          <w:szCs w:val="28"/>
        </w:rPr>
        <w:t>ь</w:t>
      </w:r>
      <w:r w:rsidRPr="00766560">
        <w:rPr>
          <w:rFonts w:ascii="Times New Roman" w:hAnsi="Times New Roman" w:cs="Times New Roman"/>
          <w:sz w:val="28"/>
          <w:szCs w:val="28"/>
        </w:rPr>
        <w:t xml:space="preserve"> и сонливост</w:t>
      </w:r>
      <w:r>
        <w:rPr>
          <w:rFonts w:ascii="Times New Roman" w:hAnsi="Times New Roman" w:cs="Times New Roman"/>
          <w:sz w:val="28"/>
          <w:szCs w:val="28"/>
        </w:rPr>
        <w:t>ь водителя</w:t>
      </w:r>
      <w:r w:rsidRPr="00766560">
        <w:rPr>
          <w:rFonts w:ascii="Times New Roman" w:hAnsi="Times New Roman" w:cs="Times New Roman"/>
          <w:sz w:val="28"/>
          <w:szCs w:val="28"/>
        </w:rPr>
        <w:t xml:space="preserve">. </w:t>
      </w:r>
    </w:p>
    <w:p w14:paraId="3BD29AB2" w14:textId="77777777" w:rsidR="008B0F5E" w:rsidRDefault="008B0F5E"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w:t>
      </w:r>
      <w:r w:rsidRPr="008B0F5E">
        <w:rPr>
          <w:rFonts w:ascii="Times New Roman" w:hAnsi="Times New Roman" w:cs="Times New Roman"/>
          <w:sz w:val="28"/>
          <w:szCs w:val="28"/>
        </w:rPr>
        <w:t xml:space="preserve">истема </w:t>
      </w:r>
      <w:r>
        <w:rPr>
          <w:rFonts w:ascii="Times New Roman" w:hAnsi="Times New Roman" w:cs="Times New Roman"/>
          <w:sz w:val="28"/>
          <w:szCs w:val="28"/>
        </w:rPr>
        <w:t>представляет собой</w:t>
      </w:r>
      <w:r w:rsidRPr="008B0F5E">
        <w:rPr>
          <w:rFonts w:ascii="Times New Roman" w:hAnsi="Times New Roman" w:cs="Times New Roman"/>
          <w:sz w:val="28"/>
          <w:szCs w:val="28"/>
        </w:rPr>
        <w:t xml:space="preserve"> камеру, </w:t>
      </w:r>
      <w:r>
        <w:rPr>
          <w:rFonts w:ascii="Times New Roman" w:hAnsi="Times New Roman" w:cs="Times New Roman"/>
          <w:sz w:val="28"/>
          <w:szCs w:val="28"/>
        </w:rPr>
        <w:t>которая установлена</w:t>
      </w:r>
      <w:r w:rsidRPr="008B0F5E">
        <w:rPr>
          <w:rFonts w:ascii="Times New Roman" w:hAnsi="Times New Roman" w:cs="Times New Roman"/>
          <w:sz w:val="28"/>
          <w:szCs w:val="28"/>
        </w:rPr>
        <w:t xml:space="preserve"> </w:t>
      </w:r>
      <w:r>
        <w:rPr>
          <w:rFonts w:ascii="Times New Roman" w:hAnsi="Times New Roman" w:cs="Times New Roman"/>
          <w:sz w:val="28"/>
          <w:szCs w:val="28"/>
        </w:rPr>
        <w:t>на верхней части лобового стекла</w:t>
      </w:r>
      <w:r w:rsidRPr="008B0F5E">
        <w:rPr>
          <w:rFonts w:ascii="Times New Roman" w:hAnsi="Times New Roman" w:cs="Times New Roman"/>
          <w:sz w:val="28"/>
          <w:szCs w:val="28"/>
        </w:rPr>
        <w:t xml:space="preserve"> </w:t>
      </w:r>
      <w:r>
        <w:rPr>
          <w:rFonts w:ascii="Times New Roman" w:hAnsi="Times New Roman" w:cs="Times New Roman"/>
          <w:sz w:val="28"/>
          <w:szCs w:val="28"/>
        </w:rPr>
        <w:t>автомобиля, часто вмонтированная в</w:t>
      </w:r>
      <w:r w:rsidRPr="008B0F5E">
        <w:rPr>
          <w:rFonts w:ascii="Times New Roman" w:hAnsi="Times New Roman" w:cs="Times New Roman"/>
          <w:sz w:val="28"/>
          <w:szCs w:val="28"/>
        </w:rPr>
        <w:t xml:space="preserve"> зеркало заднего вида. </w:t>
      </w:r>
      <w:r>
        <w:rPr>
          <w:rFonts w:ascii="Times New Roman" w:hAnsi="Times New Roman" w:cs="Times New Roman"/>
          <w:sz w:val="28"/>
          <w:szCs w:val="28"/>
        </w:rPr>
        <w:t>Изображение</w:t>
      </w:r>
      <w:r w:rsidRPr="008B0F5E">
        <w:rPr>
          <w:rFonts w:ascii="Times New Roman" w:hAnsi="Times New Roman" w:cs="Times New Roman"/>
          <w:sz w:val="28"/>
          <w:szCs w:val="28"/>
        </w:rPr>
        <w:t xml:space="preserve"> пространств</w:t>
      </w:r>
      <w:r>
        <w:rPr>
          <w:rFonts w:ascii="Times New Roman" w:hAnsi="Times New Roman" w:cs="Times New Roman"/>
          <w:sz w:val="28"/>
          <w:szCs w:val="28"/>
        </w:rPr>
        <w:t>а</w:t>
      </w:r>
      <w:r w:rsidRPr="008B0F5E">
        <w:rPr>
          <w:rFonts w:ascii="Times New Roman" w:hAnsi="Times New Roman" w:cs="Times New Roman"/>
          <w:sz w:val="28"/>
          <w:szCs w:val="28"/>
        </w:rPr>
        <w:t xml:space="preserve"> перед автомобилем</w:t>
      </w:r>
      <w:r>
        <w:rPr>
          <w:rFonts w:ascii="Times New Roman" w:hAnsi="Times New Roman" w:cs="Times New Roman"/>
          <w:sz w:val="28"/>
          <w:szCs w:val="28"/>
        </w:rPr>
        <w:t xml:space="preserve"> передается алгоритму, который анализирует его</w:t>
      </w:r>
      <w:r w:rsidRPr="008B0F5E">
        <w:rPr>
          <w:rFonts w:ascii="Times New Roman" w:hAnsi="Times New Roman" w:cs="Times New Roman"/>
          <w:sz w:val="28"/>
          <w:szCs w:val="28"/>
        </w:rPr>
        <w:t xml:space="preserve"> для выявления прямых или пунктирных линий - разметки дорожного полотна.</w:t>
      </w:r>
      <w:r>
        <w:rPr>
          <w:rFonts w:ascii="Times New Roman" w:hAnsi="Times New Roman" w:cs="Times New Roman"/>
          <w:sz w:val="28"/>
          <w:szCs w:val="28"/>
        </w:rPr>
        <w:t xml:space="preserve"> Алгоритм использует</w:t>
      </w:r>
      <w:r w:rsidRPr="008B0F5E">
        <w:rPr>
          <w:rFonts w:ascii="Times New Roman" w:hAnsi="Times New Roman" w:cs="Times New Roman"/>
          <w:sz w:val="28"/>
          <w:szCs w:val="28"/>
        </w:rPr>
        <w:t xml:space="preserve"> преобразовани</w:t>
      </w:r>
      <w:r>
        <w:rPr>
          <w:rFonts w:ascii="Times New Roman" w:hAnsi="Times New Roman" w:cs="Times New Roman"/>
          <w:sz w:val="28"/>
          <w:szCs w:val="28"/>
        </w:rPr>
        <w:t>е</w:t>
      </w:r>
      <w:r w:rsidRPr="008B0F5E">
        <w:rPr>
          <w:rFonts w:ascii="Times New Roman" w:hAnsi="Times New Roman" w:cs="Times New Roman"/>
          <w:sz w:val="28"/>
          <w:szCs w:val="28"/>
        </w:rPr>
        <w:t xml:space="preserve"> </w:t>
      </w:r>
      <w:proofErr w:type="spellStart"/>
      <w:r w:rsidRPr="008B0F5E">
        <w:rPr>
          <w:rFonts w:ascii="Times New Roman" w:hAnsi="Times New Roman" w:cs="Times New Roman"/>
          <w:sz w:val="28"/>
          <w:szCs w:val="28"/>
        </w:rPr>
        <w:t>Хафа</w:t>
      </w:r>
      <w:proofErr w:type="spellEnd"/>
      <w:r w:rsidRPr="008B0F5E">
        <w:rPr>
          <w:rFonts w:ascii="Times New Roman" w:hAnsi="Times New Roman" w:cs="Times New Roman"/>
          <w:sz w:val="28"/>
          <w:szCs w:val="28"/>
        </w:rPr>
        <w:t xml:space="preserve"> и </w:t>
      </w:r>
      <w:r>
        <w:rPr>
          <w:rFonts w:ascii="Times New Roman" w:hAnsi="Times New Roman" w:cs="Times New Roman"/>
          <w:sz w:val="28"/>
          <w:szCs w:val="28"/>
        </w:rPr>
        <w:t xml:space="preserve">детектор границ </w:t>
      </w:r>
      <w:proofErr w:type="spellStart"/>
      <w:r w:rsidRPr="008B0F5E">
        <w:rPr>
          <w:rFonts w:ascii="Times New Roman" w:hAnsi="Times New Roman" w:cs="Times New Roman"/>
          <w:sz w:val="28"/>
          <w:szCs w:val="28"/>
        </w:rPr>
        <w:t>Канни</w:t>
      </w:r>
      <w:proofErr w:type="spellEnd"/>
      <w:r w:rsidRPr="008B0F5E">
        <w:rPr>
          <w:rFonts w:ascii="Times New Roman" w:hAnsi="Times New Roman" w:cs="Times New Roman"/>
          <w:sz w:val="28"/>
          <w:szCs w:val="28"/>
        </w:rPr>
        <w:t xml:space="preserve"> для распознавания дорожной линии</w:t>
      </w:r>
      <w:r>
        <w:rPr>
          <w:rFonts w:ascii="Times New Roman" w:hAnsi="Times New Roman" w:cs="Times New Roman"/>
          <w:sz w:val="28"/>
          <w:szCs w:val="28"/>
        </w:rPr>
        <w:t>.</w:t>
      </w:r>
      <w:r w:rsidRPr="008B0F5E">
        <w:rPr>
          <w:rFonts w:ascii="Times New Roman" w:hAnsi="Times New Roman" w:cs="Times New Roman"/>
          <w:sz w:val="28"/>
          <w:szCs w:val="28"/>
        </w:rPr>
        <w:t xml:space="preserve"> </w:t>
      </w:r>
      <w:r>
        <w:rPr>
          <w:rFonts w:ascii="Times New Roman" w:hAnsi="Times New Roman" w:cs="Times New Roman"/>
          <w:sz w:val="28"/>
          <w:szCs w:val="28"/>
        </w:rPr>
        <w:t>В</w:t>
      </w:r>
      <w:r w:rsidRPr="008B0F5E">
        <w:rPr>
          <w:rFonts w:ascii="Times New Roman" w:hAnsi="Times New Roman" w:cs="Times New Roman"/>
          <w:sz w:val="28"/>
          <w:szCs w:val="28"/>
        </w:rPr>
        <w:t xml:space="preserve"> режиме реального времени изображение с камеры поступает </w:t>
      </w:r>
      <w:r>
        <w:rPr>
          <w:rFonts w:ascii="Times New Roman" w:hAnsi="Times New Roman" w:cs="Times New Roman"/>
          <w:sz w:val="28"/>
          <w:szCs w:val="28"/>
        </w:rPr>
        <w:t>обработчику.</w:t>
      </w:r>
    </w:p>
    <w:p w14:paraId="1985755C" w14:textId="77777777" w:rsidR="008B0F5E" w:rsidRDefault="00B62644"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предварительной обработки на изображении выделяются, а затем удаляются шум. Посредством этого изображение делается более четким. Затем картинка переводится в оттенки серого и на неё накладывается детектор границ </w:t>
      </w:r>
      <w:proofErr w:type="spellStart"/>
      <w:r>
        <w:rPr>
          <w:rFonts w:ascii="Times New Roman" w:hAnsi="Times New Roman" w:cs="Times New Roman"/>
          <w:sz w:val="28"/>
          <w:szCs w:val="28"/>
        </w:rPr>
        <w:t>Канни</w:t>
      </w:r>
      <w:proofErr w:type="spellEnd"/>
      <w:r>
        <w:rPr>
          <w:rFonts w:ascii="Times New Roman" w:hAnsi="Times New Roman" w:cs="Times New Roman"/>
          <w:sz w:val="28"/>
          <w:szCs w:val="28"/>
        </w:rPr>
        <w:t xml:space="preserve">, который выделяет видимые грани на изображении. После этого применяется преобразование </w:t>
      </w:r>
      <w:proofErr w:type="spellStart"/>
      <w:r>
        <w:rPr>
          <w:rFonts w:ascii="Times New Roman" w:hAnsi="Times New Roman" w:cs="Times New Roman"/>
          <w:sz w:val="28"/>
          <w:szCs w:val="28"/>
        </w:rPr>
        <w:t>Хафа</w:t>
      </w:r>
      <w:proofErr w:type="spellEnd"/>
      <w:r>
        <w:rPr>
          <w:rFonts w:ascii="Times New Roman" w:hAnsi="Times New Roman" w:cs="Times New Roman"/>
          <w:sz w:val="28"/>
          <w:szCs w:val="28"/>
        </w:rPr>
        <w:t xml:space="preserve">, обнаруживающее линии на изображении. </w:t>
      </w:r>
    </w:p>
    <w:p w14:paraId="2FF403F8" w14:textId="77777777" w:rsidR="00B62644" w:rsidRDefault="00B62644" w:rsidP="0007709B">
      <w:pPr>
        <w:spacing w:after="0" w:line="360" w:lineRule="auto"/>
        <w:ind w:firstLine="708"/>
        <w:jc w:val="both"/>
        <w:rPr>
          <w:rFonts w:ascii="Times New Roman" w:hAnsi="Times New Roman" w:cs="Times New Roman"/>
          <w:sz w:val="28"/>
          <w:szCs w:val="28"/>
        </w:rPr>
      </w:pPr>
      <w:r>
        <w:rPr>
          <w:noProof/>
          <w:lang w:eastAsia="ru-RU"/>
        </w:rPr>
        <w:lastRenderedPageBreak/>
        <w:drawing>
          <wp:inline distT="0" distB="0" distL="0" distR="0" wp14:anchorId="0ADA952D" wp14:editId="7E9994FE">
            <wp:extent cx="4600575" cy="26574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0575" cy="2657475"/>
                    </a:xfrm>
                    <a:prstGeom prst="rect">
                      <a:avLst/>
                    </a:prstGeom>
                  </pic:spPr>
                </pic:pic>
              </a:graphicData>
            </a:graphic>
          </wp:inline>
        </w:drawing>
      </w:r>
    </w:p>
    <w:p w14:paraId="3F4907C0" w14:textId="77777777" w:rsidR="00B1726D" w:rsidRDefault="00B62644"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Найденные и отфильтрованные по разметке линии напоминают конус, который смыкается приблизительно в середине </w:t>
      </w:r>
      <w:r w:rsidR="00B1726D">
        <w:rPr>
          <w:rFonts w:ascii="Times New Roman" w:hAnsi="Times New Roman" w:cs="Times New Roman"/>
          <w:sz w:val="28"/>
          <w:szCs w:val="28"/>
        </w:rPr>
        <w:t>изображения, подсчитываются углы отклонения этих линий и рассчитывается угол поворота руля относительно углов отклонения по формуле</w:t>
      </w:r>
    </w:p>
    <w:p w14:paraId="6FBB359A" w14:textId="77777777" w:rsidR="00B1726D" w:rsidRPr="00B1726D" w:rsidRDefault="00B1726D" w:rsidP="0007709B">
      <w:pPr>
        <w:spacing w:after="0" w:line="360" w:lineRule="auto"/>
        <w:ind w:firstLine="708"/>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α=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2</m:t>
                  </m:r>
                </m:sub>
              </m:sSub>
            </m:num>
            <m:den>
              <m:r>
                <w:rPr>
                  <w:rFonts w:ascii="Cambria Math" w:hAnsi="Cambria Math" w:cs="Times New Roman"/>
                  <w:sz w:val="28"/>
                  <w:szCs w:val="28"/>
                </w:rPr>
                <m:t>2</m:t>
              </m:r>
            </m:den>
          </m:f>
        </m:oMath>
      </m:oMathPara>
    </w:p>
    <w:p w14:paraId="7C044183" w14:textId="77777777" w:rsidR="00B1726D" w:rsidRDefault="00B1726D" w:rsidP="0007709B">
      <w:pPr>
        <w:spacing w:after="0" w:line="360" w:lineRule="auto"/>
        <w:ind w:firstLine="708"/>
        <w:jc w:val="both"/>
        <w:rPr>
          <w:rFonts w:ascii="Times New Roman" w:eastAsiaTheme="minorEastAsia" w:hAnsi="Times New Roman" w:cs="Times New Roman"/>
          <w:sz w:val="28"/>
          <w:szCs w:val="28"/>
        </w:rPr>
      </w:pPr>
    </w:p>
    <w:p w14:paraId="4A52466F" w14:textId="77777777" w:rsidR="00B1726D" w:rsidRDefault="00B1726D"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существует другой алгоритм контроля полосы, основанный на разделении проезжей части от окружения.</w:t>
      </w:r>
    </w:p>
    <w:p w14:paraId="5164F64D" w14:textId="77777777" w:rsidR="00B1726D" w:rsidRDefault="00B1726D"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Предварительная обработка таких изображений также начинается с перевода цветного </w:t>
      </w:r>
      <w:r>
        <w:rPr>
          <w:rFonts w:ascii="Times New Roman" w:hAnsi="Times New Roman" w:cs="Times New Roman"/>
          <w:sz w:val="28"/>
          <w:szCs w:val="28"/>
          <w:lang w:val="en-US"/>
        </w:rPr>
        <w:t>RGB</w:t>
      </w:r>
      <w:r w:rsidRPr="00B1726D">
        <w:rPr>
          <w:rFonts w:ascii="Times New Roman" w:hAnsi="Times New Roman" w:cs="Times New Roman"/>
          <w:sz w:val="28"/>
          <w:szCs w:val="28"/>
        </w:rPr>
        <w:t xml:space="preserve"> </w:t>
      </w:r>
      <w:r>
        <w:rPr>
          <w:rFonts w:ascii="Times New Roman" w:hAnsi="Times New Roman" w:cs="Times New Roman"/>
          <w:sz w:val="28"/>
          <w:szCs w:val="28"/>
        </w:rPr>
        <w:t>изображения в оттенки серого</w:t>
      </w:r>
      <w:r w:rsidR="00585E68">
        <w:rPr>
          <w:rFonts w:ascii="Times New Roman" w:hAnsi="Times New Roman" w:cs="Times New Roman"/>
          <w:sz w:val="28"/>
          <w:szCs w:val="28"/>
        </w:rPr>
        <w:t xml:space="preserve"> с удалением шума и получения его более четким. На втором этапе выискиваются такие области картинки, которые похожи на дорогу для того, чтобы выделить необходимую для работы часть. Эта область выделяется на основе специфических геометрических данных проезжей части на изображении.</w:t>
      </w:r>
      <w:r w:rsidR="009C082C">
        <w:rPr>
          <w:rFonts w:ascii="Times New Roman" w:hAnsi="Times New Roman" w:cs="Times New Roman"/>
          <w:sz w:val="28"/>
          <w:szCs w:val="28"/>
        </w:rPr>
        <w:t xml:space="preserve"> Следующим шагом производится фильтрация дороги от остальной части изображения и окрашивает её в красный цвет.</w:t>
      </w:r>
    </w:p>
    <w:p w14:paraId="2949C9FB" w14:textId="77777777" w:rsidR="009C082C" w:rsidRDefault="009C082C" w:rsidP="0007709B">
      <w:pPr>
        <w:spacing w:after="0" w:line="360" w:lineRule="auto"/>
        <w:ind w:firstLine="708"/>
        <w:jc w:val="both"/>
        <w:rPr>
          <w:rFonts w:ascii="Times New Roman" w:hAnsi="Times New Roman" w:cs="Times New Roman"/>
          <w:sz w:val="28"/>
          <w:szCs w:val="28"/>
        </w:rPr>
      </w:pPr>
      <w:r>
        <w:rPr>
          <w:noProof/>
          <w:lang w:eastAsia="ru-RU"/>
        </w:rPr>
        <w:lastRenderedPageBreak/>
        <w:drawing>
          <wp:inline distT="0" distB="0" distL="0" distR="0" wp14:anchorId="64F5D692" wp14:editId="46359A72">
            <wp:extent cx="5172075" cy="21526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2075" cy="2152650"/>
                    </a:xfrm>
                    <a:prstGeom prst="rect">
                      <a:avLst/>
                    </a:prstGeom>
                  </pic:spPr>
                </pic:pic>
              </a:graphicData>
            </a:graphic>
          </wp:inline>
        </w:drawing>
      </w:r>
    </w:p>
    <w:p w14:paraId="0ED66C24" w14:textId="77777777" w:rsidR="009C082C" w:rsidRDefault="009C082C" w:rsidP="0007709B">
      <w:pPr>
        <w:spacing w:after="0" w:line="360" w:lineRule="auto"/>
        <w:ind w:firstLine="708"/>
        <w:jc w:val="both"/>
        <w:rPr>
          <w:rFonts w:ascii="Times New Roman" w:hAnsi="Times New Roman" w:cs="Times New Roman"/>
          <w:sz w:val="28"/>
          <w:szCs w:val="28"/>
        </w:rPr>
      </w:pPr>
    </w:p>
    <w:p w14:paraId="52FF5F45" w14:textId="77777777" w:rsidR="009C082C" w:rsidRDefault="009C082C"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Алгоритм проходит изображение попиксельно слева направо, и справа налево одновременно, окрашивая все остальные пиксели в зеленый цвет. Когда встречается красный цвет алгоритм переходит на следующую строку и выполняется снова до конца изображения.</w:t>
      </w:r>
    </w:p>
    <w:p w14:paraId="29F6AAC4" w14:textId="77777777" w:rsidR="00B1726D" w:rsidRDefault="00E87D57"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Подбирая</w:t>
      </w:r>
      <w:r w:rsidR="009C082C">
        <w:rPr>
          <w:rFonts w:ascii="Times New Roman" w:hAnsi="Times New Roman" w:cs="Times New Roman"/>
          <w:sz w:val="28"/>
          <w:szCs w:val="28"/>
        </w:rPr>
        <w:t xml:space="preserve"> различные параметры фильтрации можно добиться устранения </w:t>
      </w:r>
      <w:r>
        <w:rPr>
          <w:rFonts w:ascii="Times New Roman" w:hAnsi="Times New Roman" w:cs="Times New Roman"/>
          <w:sz w:val="28"/>
          <w:szCs w:val="28"/>
        </w:rPr>
        <w:t>теней и других объектов, которые могут помешать обнаружению проезжей части.</w:t>
      </w:r>
    </w:p>
    <w:p w14:paraId="7701ECBA" w14:textId="77777777" w:rsidR="00E87D57" w:rsidRDefault="00E87D57" w:rsidP="0007709B">
      <w:pPr>
        <w:spacing w:after="0" w:line="360" w:lineRule="auto"/>
        <w:ind w:firstLine="708"/>
        <w:jc w:val="both"/>
        <w:rPr>
          <w:rFonts w:ascii="Times New Roman" w:hAnsi="Times New Roman" w:cs="Times New Roman"/>
          <w:sz w:val="28"/>
          <w:szCs w:val="28"/>
        </w:rPr>
      </w:pPr>
    </w:p>
    <w:p w14:paraId="1FE39F5F" w14:textId="77777777" w:rsidR="00B1726D" w:rsidRDefault="00B1726D"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системах помощника водителю, руль обычно просто начинает вибрировать, привлекая внимание, но в автономных системах эта система контролирует положение автомобиля на дороге, позволяя избегать аварий без помощи человека.</w:t>
      </w:r>
    </w:p>
    <w:p w14:paraId="7A65C677" w14:textId="77777777" w:rsidR="00B1726D" w:rsidRDefault="00B1726D" w:rsidP="0007709B">
      <w:pPr>
        <w:spacing w:after="0" w:line="360" w:lineRule="auto"/>
        <w:ind w:firstLine="708"/>
        <w:jc w:val="both"/>
        <w:rPr>
          <w:rFonts w:ascii="Times New Roman" w:hAnsi="Times New Roman" w:cs="Times New Roman"/>
          <w:sz w:val="28"/>
          <w:szCs w:val="28"/>
        </w:rPr>
      </w:pPr>
    </w:p>
    <w:p w14:paraId="2D7BC3F5" w14:textId="77777777" w:rsidR="00B1726D" w:rsidRPr="00E87D57" w:rsidRDefault="00E87D57" w:rsidP="0007709B">
      <w:pPr>
        <w:pStyle w:val="a3"/>
        <w:numPr>
          <w:ilvl w:val="1"/>
          <w:numId w:val="1"/>
        </w:numPr>
        <w:spacing w:after="0" w:line="360" w:lineRule="auto"/>
        <w:jc w:val="both"/>
        <w:rPr>
          <w:rFonts w:ascii="Times New Roman" w:hAnsi="Times New Roman" w:cs="Times New Roman"/>
          <w:sz w:val="28"/>
          <w:szCs w:val="28"/>
        </w:rPr>
      </w:pPr>
      <w:r w:rsidRPr="00E87D57">
        <w:rPr>
          <w:rFonts w:ascii="Times New Roman" w:hAnsi="Times New Roman" w:cs="Times New Roman"/>
          <w:sz w:val="28"/>
          <w:szCs w:val="28"/>
        </w:rPr>
        <w:t>Роботы-погрузчики на складах</w:t>
      </w:r>
    </w:p>
    <w:p w14:paraId="00196A3F" w14:textId="77777777" w:rsidR="00E87D57" w:rsidRDefault="00CA6991"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Самым известной таких роботов является компания </w:t>
      </w:r>
      <w:r>
        <w:rPr>
          <w:rFonts w:ascii="Times New Roman" w:hAnsi="Times New Roman" w:cs="Times New Roman"/>
          <w:sz w:val="28"/>
          <w:szCs w:val="28"/>
          <w:lang w:val="en-US"/>
        </w:rPr>
        <w:t>Amazon</w:t>
      </w:r>
      <w:r>
        <w:rPr>
          <w:rFonts w:ascii="Times New Roman" w:hAnsi="Times New Roman" w:cs="Times New Roman"/>
          <w:sz w:val="28"/>
          <w:szCs w:val="28"/>
        </w:rPr>
        <w:t xml:space="preserve">, разработавшая систему </w:t>
      </w:r>
      <w:r>
        <w:rPr>
          <w:rFonts w:ascii="Times New Roman" w:hAnsi="Times New Roman" w:cs="Times New Roman"/>
          <w:sz w:val="28"/>
          <w:szCs w:val="28"/>
          <w:lang w:val="en-US"/>
        </w:rPr>
        <w:t>Kiva</w:t>
      </w:r>
      <w:r>
        <w:rPr>
          <w:rFonts w:ascii="Times New Roman" w:hAnsi="Times New Roman" w:cs="Times New Roman"/>
          <w:sz w:val="28"/>
          <w:szCs w:val="28"/>
        </w:rPr>
        <w:t>. При расположении заказа в базе данных</w:t>
      </w:r>
      <w:r w:rsidRPr="00CA6991">
        <w:rPr>
          <w:rFonts w:ascii="Times New Roman" w:hAnsi="Times New Roman" w:cs="Times New Roman"/>
          <w:sz w:val="28"/>
          <w:szCs w:val="28"/>
        </w:rPr>
        <w:t>, программа нахо</w:t>
      </w:r>
      <w:r w:rsidR="0007709B">
        <w:rPr>
          <w:rFonts w:ascii="Times New Roman" w:hAnsi="Times New Roman" w:cs="Times New Roman"/>
          <w:sz w:val="28"/>
          <w:szCs w:val="28"/>
        </w:rPr>
        <w:t>дит ближайшее автоматизированное</w:t>
      </w:r>
      <w:r w:rsidRPr="00CA6991">
        <w:rPr>
          <w:rFonts w:ascii="Times New Roman" w:hAnsi="Times New Roman" w:cs="Times New Roman"/>
          <w:sz w:val="28"/>
          <w:szCs w:val="28"/>
        </w:rPr>
        <w:t xml:space="preserve"> </w:t>
      </w:r>
      <w:r w:rsidR="0007709B">
        <w:rPr>
          <w:rFonts w:ascii="Times New Roman" w:hAnsi="Times New Roman" w:cs="Times New Roman"/>
          <w:sz w:val="28"/>
          <w:szCs w:val="28"/>
        </w:rPr>
        <w:t>транспортное</w:t>
      </w:r>
      <w:r w:rsidRPr="00CA6991">
        <w:rPr>
          <w:rFonts w:ascii="Times New Roman" w:hAnsi="Times New Roman" w:cs="Times New Roman"/>
          <w:sz w:val="28"/>
          <w:szCs w:val="28"/>
        </w:rPr>
        <w:t xml:space="preserve"> средств</w:t>
      </w:r>
      <w:r w:rsidR="0007709B">
        <w:rPr>
          <w:rFonts w:ascii="Times New Roman" w:hAnsi="Times New Roman" w:cs="Times New Roman"/>
          <w:sz w:val="28"/>
          <w:szCs w:val="28"/>
        </w:rPr>
        <w:t>о</w:t>
      </w:r>
      <w:r w:rsidRPr="00CA6991">
        <w:rPr>
          <w:rFonts w:ascii="Times New Roman" w:hAnsi="Times New Roman" w:cs="Times New Roman"/>
          <w:sz w:val="28"/>
          <w:szCs w:val="28"/>
        </w:rPr>
        <w:t xml:space="preserve"> (бот</w:t>
      </w:r>
      <w:r w:rsidR="0007709B">
        <w:rPr>
          <w:rFonts w:ascii="Times New Roman" w:hAnsi="Times New Roman" w:cs="Times New Roman"/>
          <w:sz w:val="28"/>
          <w:szCs w:val="28"/>
        </w:rPr>
        <w:t>а) к точке загрузки и направляет его туда. Мобильные роботы перемещаются по территории склада посредством</w:t>
      </w:r>
      <w:r w:rsidRPr="00CA6991">
        <w:rPr>
          <w:rFonts w:ascii="Times New Roman" w:hAnsi="Times New Roman" w:cs="Times New Roman"/>
          <w:sz w:val="28"/>
          <w:szCs w:val="28"/>
        </w:rPr>
        <w:t xml:space="preserve"> ко</w:t>
      </w:r>
      <w:r w:rsidR="0007709B">
        <w:rPr>
          <w:rFonts w:ascii="Times New Roman" w:hAnsi="Times New Roman" w:cs="Times New Roman"/>
          <w:sz w:val="28"/>
          <w:szCs w:val="28"/>
        </w:rPr>
        <w:t xml:space="preserve">мпьютеризированных наклеек </w:t>
      </w:r>
      <w:r w:rsidRPr="00CA6991">
        <w:rPr>
          <w:rFonts w:ascii="Times New Roman" w:hAnsi="Times New Roman" w:cs="Times New Roman"/>
          <w:sz w:val="28"/>
          <w:szCs w:val="28"/>
        </w:rPr>
        <w:t>на пол</w:t>
      </w:r>
      <w:r w:rsidR="0007709B">
        <w:rPr>
          <w:rFonts w:ascii="Times New Roman" w:hAnsi="Times New Roman" w:cs="Times New Roman"/>
          <w:sz w:val="28"/>
          <w:szCs w:val="28"/>
        </w:rPr>
        <w:t>у</w:t>
      </w:r>
      <w:r w:rsidRPr="00CA6991">
        <w:rPr>
          <w:rFonts w:ascii="Times New Roman" w:hAnsi="Times New Roman" w:cs="Times New Roman"/>
          <w:sz w:val="28"/>
          <w:szCs w:val="28"/>
        </w:rPr>
        <w:t xml:space="preserve">. Каждый </w:t>
      </w:r>
      <w:r w:rsidR="0007709B">
        <w:rPr>
          <w:rFonts w:ascii="Times New Roman" w:hAnsi="Times New Roman" w:cs="Times New Roman"/>
          <w:sz w:val="28"/>
          <w:szCs w:val="28"/>
        </w:rPr>
        <w:t>робот</w:t>
      </w:r>
      <w:r w:rsidRPr="00CA6991">
        <w:rPr>
          <w:rFonts w:ascii="Times New Roman" w:hAnsi="Times New Roman" w:cs="Times New Roman"/>
          <w:sz w:val="28"/>
          <w:szCs w:val="28"/>
        </w:rPr>
        <w:t xml:space="preserve"> имеет датчик, который предотвращает его от столкновения с другими. </w:t>
      </w:r>
      <w:r w:rsidR="0007709B">
        <w:rPr>
          <w:rFonts w:ascii="Times New Roman" w:hAnsi="Times New Roman" w:cs="Times New Roman"/>
          <w:sz w:val="28"/>
          <w:szCs w:val="28"/>
        </w:rPr>
        <w:t xml:space="preserve">Прибывая на точку погрузчик забирает товар и направляет его нужному оператору для дальнейшей обработки. Такая система освобождает от </w:t>
      </w:r>
      <w:r w:rsidR="0007709B">
        <w:rPr>
          <w:rFonts w:ascii="Times New Roman" w:hAnsi="Times New Roman" w:cs="Times New Roman"/>
          <w:sz w:val="28"/>
          <w:szCs w:val="28"/>
        </w:rPr>
        <w:lastRenderedPageBreak/>
        <w:t>работы многих людей и позволяет сократить расходы на содержание складов и персонала.</w:t>
      </w:r>
    </w:p>
    <w:p w14:paraId="6A0D9700" w14:textId="77777777" w:rsidR="0007709B" w:rsidRDefault="0007709B"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Роботы имеют небольшие размеры, порядка 2 х 2,5 фута и весят около 250 килограмм. Они оснащены </w:t>
      </w:r>
      <w:r w:rsidR="00E71676">
        <w:rPr>
          <w:rFonts w:ascii="Times New Roman" w:hAnsi="Times New Roman" w:cs="Times New Roman"/>
          <w:sz w:val="28"/>
          <w:szCs w:val="28"/>
        </w:rPr>
        <w:t>подъемным механизмом, который позволяет поднять робота на высоту полки, чтобы забрать товар. Работают они от свинцово-кислотных аккумуляторов, которые заряжаются время от времени в течение дня. Цикл жизни таких батарей варьируется от 1,5 до 2 лет непрерывной работы.</w:t>
      </w:r>
    </w:p>
    <w:p w14:paraId="2666C9F9" w14:textId="77777777" w:rsidR="00E71676" w:rsidRDefault="00E71676"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Передвигаются роботы по сетке на полу, которая помечена штрих-кодами для навигации. Они размещены через каждые 2-3 метра, что посредством сетки позволяет эффективно ориентироваться роботам на всей площади склада. На роботе установлено две камеры, одна направлена вверх, другая вниз. Они и отслеживают те самые наклейки, которыми и осуществляется навигация. Также камеры установлены на площади склада, которые считывают наклейки непосредственно на самих роботах, что позволяет отслеживать их местоположение на территории.</w:t>
      </w:r>
    </w:p>
    <w:p w14:paraId="505F16F2" w14:textId="77777777" w:rsidR="00B703B2" w:rsidRDefault="00B703B2" w:rsidP="0007709B">
      <w:pPr>
        <w:spacing w:after="0" w:line="360" w:lineRule="auto"/>
        <w:ind w:firstLine="708"/>
        <w:jc w:val="both"/>
        <w:rPr>
          <w:rFonts w:ascii="Times New Roman" w:hAnsi="Times New Roman" w:cs="Times New Roman"/>
          <w:sz w:val="28"/>
          <w:szCs w:val="28"/>
        </w:rPr>
      </w:pPr>
      <w:r>
        <w:rPr>
          <w:noProof/>
          <w:lang w:eastAsia="ru-RU"/>
        </w:rPr>
        <w:drawing>
          <wp:inline distT="0" distB="0" distL="0" distR="0" wp14:anchorId="1172E77A" wp14:editId="0026E18E">
            <wp:extent cx="4543425" cy="3407568"/>
            <wp:effectExtent l="0" t="0" r="0" b="2540"/>
            <wp:docPr id="3" name="Рисунок 3" descr="Картинки по запросу kiva systems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ртинки по запросу kiva systems label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47580" cy="3410684"/>
                    </a:xfrm>
                    <a:prstGeom prst="rect">
                      <a:avLst/>
                    </a:prstGeom>
                    <a:noFill/>
                    <a:ln>
                      <a:noFill/>
                    </a:ln>
                  </pic:spPr>
                </pic:pic>
              </a:graphicData>
            </a:graphic>
          </wp:inline>
        </w:drawing>
      </w:r>
    </w:p>
    <w:p w14:paraId="6B00124F" w14:textId="77777777" w:rsidR="00B703B2" w:rsidRDefault="00B703B2" w:rsidP="0007709B">
      <w:pPr>
        <w:spacing w:after="0" w:line="360" w:lineRule="auto"/>
        <w:ind w:firstLine="708"/>
        <w:jc w:val="both"/>
        <w:rPr>
          <w:rFonts w:ascii="Times New Roman" w:hAnsi="Times New Roman" w:cs="Times New Roman"/>
          <w:sz w:val="28"/>
          <w:szCs w:val="28"/>
        </w:rPr>
      </w:pPr>
    </w:p>
    <w:p w14:paraId="7CCB5D14" w14:textId="77777777" w:rsidR="00E71676" w:rsidRDefault="00E71676"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Каждый робот оснащен ультразвуковыми датчиками, которые оповещают о препятствиях на пути и не позволяет ему двигаться дальше. </w:t>
      </w:r>
      <w:r w:rsidR="0000449A">
        <w:rPr>
          <w:rFonts w:ascii="Times New Roman" w:hAnsi="Times New Roman" w:cs="Times New Roman"/>
          <w:sz w:val="28"/>
          <w:szCs w:val="28"/>
        </w:rPr>
        <w:t xml:space="preserve">Эти датчики </w:t>
      </w:r>
      <w:r w:rsidR="0000449A">
        <w:rPr>
          <w:rFonts w:ascii="Times New Roman" w:hAnsi="Times New Roman" w:cs="Times New Roman"/>
          <w:sz w:val="28"/>
          <w:szCs w:val="28"/>
        </w:rPr>
        <w:lastRenderedPageBreak/>
        <w:t>действуют на случаи, если перед роботом окажется человек или товар упадет с него.</w:t>
      </w:r>
    </w:p>
    <w:p w14:paraId="20BEB630" w14:textId="77777777" w:rsidR="0000449A" w:rsidRDefault="0000449A"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Огромным преимуществом является то, что роботы могут работать в темноте, что также позволяет сократить расходы на электроэнергию и кондиционирование.</w:t>
      </w:r>
    </w:p>
    <w:p w14:paraId="4F6014E5" w14:textId="77777777" w:rsidR="00B703B2" w:rsidRDefault="0000449A" w:rsidP="00B703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Важным аспектом в работе всей системы является программное обеспечение центрального компьютера. Оно фактически отвечает за логичное и бесперебойное движение всех роботов по территории склада, является мозгом всей системы. ПО включает в себя довольно сложный набор алгоритмов, которые необходимы, чтобы свести к минимуму время работы операторов одновременно гарантируя, что количество работающих роботов будет также сводится к минимуму. Программа автоматически решает куда и как именно двигаться роботу, чтобы покрыть максимально большее пространство склада. Время решения компьютера гораздо быстрее, </w:t>
      </w:r>
      <w:r w:rsidR="00B703B2">
        <w:rPr>
          <w:rFonts w:ascii="Times New Roman" w:hAnsi="Times New Roman" w:cs="Times New Roman"/>
          <w:sz w:val="28"/>
          <w:szCs w:val="28"/>
        </w:rPr>
        <w:t>чем то</w:t>
      </w:r>
      <w:r>
        <w:rPr>
          <w:rFonts w:ascii="Times New Roman" w:hAnsi="Times New Roman" w:cs="Times New Roman"/>
          <w:sz w:val="28"/>
          <w:szCs w:val="28"/>
        </w:rPr>
        <w:t xml:space="preserve"> время, которое затратит оператор на </w:t>
      </w:r>
      <w:r w:rsidR="00B703B2">
        <w:rPr>
          <w:rFonts w:ascii="Times New Roman" w:hAnsi="Times New Roman" w:cs="Times New Roman"/>
          <w:sz w:val="28"/>
          <w:szCs w:val="28"/>
        </w:rPr>
        <w:t>поиск оптимального пути.</w:t>
      </w:r>
    </w:p>
    <w:p w14:paraId="340E7DA4" w14:textId="77777777" w:rsidR="00B703B2" w:rsidRDefault="00B703B2" w:rsidP="00B703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Все роботы управляются посредством единой сети </w:t>
      </w:r>
      <w:r>
        <w:rPr>
          <w:rFonts w:ascii="Times New Roman" w:hAnsi="Times New Roman" w:cs="Times New Roman"/>
          <w:sz w:val="28"/>
          <w:szCs w:val="28"/>
          <w:lang w:val="en-US"/>
        </w:rPr>
        <w:t>Wi</w:t>
      </w:r>
      <w:r w:rsidRPr="00B703B2">
        <w:rPr>
          <w:rFonts w:ascii="Times New Roman" w:hAnsi="Times New Roman" w:cs="Times New Roman"/>
          <w:sz w:val="28"/>
          <w:szCs w:val="28"/>
        </w:rPr>
        <w:t>-</w:t>
      </w:r>
      <w:r>
        <w:rPr>
          <w:rFonts w:ascii="Times New Roman" w:hAnsi="Times New Roman" w:cs="Times New Roman"/>
          <w:sz w:val="28"/>
          <w:szCs w:val="28"/>
          <w:lang w:val="en-US"/>
        </w:rPr>
        <w:t>Fi</w:t>
      </w:r>
      <w:r>
        <w:rPr>
          <w:rFonts w:ascii="Times New Roman" w:hAnsi="Times New Roman" w:cs="Times New Roman"/>
          <w:sz w:val="28"/>
          <w:szCs w:val="28"/>
        </w:rPr>
        <w:t>. Они передают данные о пройденных метках на центральный компьютер, в то время как он отправляет дальнейшие указания роботам по передвижению. Как правило для этих операций хватает обычного роутера, которые используются в домашних условиях.</w:t>
      </w:r>
    </w:p>
    <w:p w14:paraId="2AF6DE5C" w14:textId="77777777" w:rsidR="00B703B2" w:rsidRDefault="00B703B2" w:rsidP="00B703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Такая система предполагает высокую степень автоматизации</w:t>
      </w:r>
      <w:r w:rsidR="006D39DA">
        <w:rPr>
          <w:rFonts w:ascii="Times New Roman" w:hAnsi="Times New Roman" w:cs="Times New Roman"/>
          <w:sz w:val="28"/>
          <w:szCs w:val="28"/>
        </w:rPr>
        <w:t xml:space="preserve">, в следствие чего понижает денежные расходы. Она показывает эффективный способ навигации в замкнутом пространстве под определенные цели. </w:t>
      </w:r>
    </w:p>
    <w:p w14:paraId="5BBD4AD5" w14:textId="77777777" w:rsidR="006D39DA" w:rsidRDefault="006D39DA" w:rsidP="00B703B2">
      <w:pPr>
        <w:spacing w:after="0" w:line="360" w:lineRule="auto"/>
        <w:ind w:firstLine="708"/>
        <w:jc w:val="both"/>
        <w:rPr>
          <w:rFonts w:ascii="Times New Roman" w:hAnsi="Times New Roman" w:cs="Times New Roman"/>
          <w:i/>
          <w:sz w:val="28"/>
          <w:szCs w:val="28"/>
        </w:rPr>
      </w:pPr>
      <w:r w:rsidRPr="006D39DA">
        <w:rPr>
          <w:rFonts w:ascii="Times New Roman" w:hAnsi="Times New Roman" w:cs="Times New Roman"/>
          <w:i/>
          <w:sz w:val="28"/>
          <w:szCs w:val="28"/>
        </w:rPr>
        <w:t xml:space="preserve">(заменить в </w:t>
      </w:r>
      <w:proofErr w:type="spellStart"/>
      <w:r w:rsidRPr="006D39DA">
        <w:rPr>
          <w:rFonts w:ascii="Times New Roman" w:hAnsi="Times New Roman" w:cs="Times New Roman"/>
          <w:i/>
          <w:sz w:val="28"/>
          <w:szCs w:val="28"/>
        </w:rPr>
        <w:t>подглаве</w:t>
      </w:r>
      <w:proofErr w:type="spellEnd"/>
      <w:r w:rsidRPr="006D39DA">
        <w:rPr>
          <w:rFonts w:ascii="Times New Roman" w:hAnsi="Times New Roman" w:cs="Times New Roman"/>
          <w:i/>
          <w:sz w:val="28"/>
          <w:szCs w:val="28"/>
        </w:rPr>
        <w:t xml:space="preserve"> штрих-коды на метки, подъемный механизм не для </w:t>
      </w:r>
      <w:proofErr w:type="spellStart"/>
      <w:r w:rsidRPr="006D39DA">
        <w:rPr>
          <w:rFonts w:ascii="Times New Roman" w:hAnsi="Times New Roman" w:cs="Times New Roman"/>
          <w:i/>
          <w:sz w:val="28"/>
          <w:szCs w:val="28"/>
        </w:rPr>
        <w:t>дотягивания</w:t>
      </w:r>
      <w:proofErr w:type="spellEnd"/>
      <w:r w:rsidRPr="006D39DA">
        <w:rPr>
          <w:rFonts w:ascii="Times New Roman" w:hAnsi="Times New Roman" w:cs="Times New Roman"/>
          <w:i/>
          <w:sz w:val="28"/>
          <w:szCs w:val="28"/>
        </w:rPr>
        <w:t xml:space="preserve"> до полок, а для подъема самих полок)</w:t>
      </w:r>
    </w:p>
    <w:p w14:paraId="07ECBE4D" w14:textId="77777777" w:rsidR="006D39DA" w:rsidRDefault="006D39DA" w:rsidP="00B703B2">
      <w:pPr>
        <w:spacing w:after="0" w:line="360" w:lineRule="auto"/>
        <w:ind w:firstLine="708"/>
        <w:jc w:val="both"/>
        <w:rPr>
          <w:rFonts w:ascii="Times New Roman" w:hAnsi="Times New Roman" w:cs="Times New Roman"/>
          <w:i/>
          <w:sz w:val="28"/>
          <w:szCs w:val="28"/>
        </w:rPr>
      </w:pPr>
    </w:p>
    <w:p w14:paraId="204D392F" w14:textId="77777777" w:rsidR="006D39DA" w:rsidRPr="00E9552D" w:rsidRDefault="00E9552D" w:rsidP="00E9552D">
      <w:pPr>
        <w:pStyle w:val="a3"/>
        <w:numPr>
          <w:ilvl w:val="1"/>
          <w:numId w:val="1"/>
        </w:numPr>
        <w:spacing w:after="0" w:line="360" w:lineRule="auto"/>
        <w:jc w:val="both"/>
        <w:rPr>
          <w:rFonts w:ascii="Times New Roman" w:hAnsi="Times New Roman" w:cs="Times New Roman"/>
          <w:sz w:val="28"/>
          <w:szCs w:val="28"/>
        </w:rPr>
      </w:pPr>
      <w:proofErr w:type="spellStart"/>
      <w:r w:rsidRPr="00E9552D">
        <w:rPr>
          <w:rFonts w:ascii="Times New Roman" w:hAnsi="Times New Roman" w:cs="Times New Roman"/>
          <w:sz w:val="28"/>
          <w:szCs w:val="28"/>
        </w:rPr>
        <w:t>Фовеальное</w:t>
      </w:r>
      <w:proofErr w:type="spellEnd"/>
      <w:r w:rsidRPr="00E9552D">
        <w:rPr>
          <w:rFonts w:ascii="Times New Roman" w:hAnsi="Times New Roman" w:cs="Times New Roman"/>
          <w:sz w:val="28"/>
          <w:szCs w:val="28"/>
        </w:rPr>
        <w:t xml:space="preserve"> зрение в беспилотных автомобилях</w:t>
      </w:r>
    </w:p>
    <w:p w14:paraId="4D97962B" w14:textId="77777777" w:rsidR="00664DE3" w:rsidRDefault="00E9552D" w:rsidP="00E9552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Российская компания </w:t>
      </w:r>
      <w:proofErr w:type="spellStart"/>
      <w:r w:rsidR="009E406E">
        <w:rPr>
          <w:rFonts w:ascii="Times New Roman" w:hAnsi="Times New Roman" w:cs="Times New Roman"/>
          <w:sz w:val="28"/>
          <w:szCs w:val="28"/>
          <w:lang w:val="en-US"/>
        </w:rPr>
        <w:t>Congi</w:t>
      </w:r>
      <w:r>
        <w:rPr>
          <w:rFonts w:ascii="Times New Roman" w:hAnsi="Times New Roman" w:cs="Times New Roman"/>
          <w:sz w:val="28"/>
          <w:szCs w:val="28"/>
          <w:lang w:val="en-US"/>
        </w:rPr>
        <w:t>tive</w:t>
      </w:r>
      <w:proofErr w:type="spellEnd"/>
      <w:r w:rsidRPr="00E9552D">
        <w:rPr>
          <w:rFonts w:ascii="Times New Roman" w:hAnsi="Times New Roman" w:cs="Times New Roman"/>
          <w:sz w:val="28"/>
          <w:szCs w:val="28"/>
        </w:rPr>
        <w:t xml:space="preserve"> </w:t>
      </w:r>
      <w:r>
        <w:rPr>
          <w:rFonts w:ascii="Times New Roman" w:hAnsi="Times New Roman" w:cs="Times New Roman"/>
          <w:sz w:val="28"/>
          <w:szCs w:val="28"/>
          <w:lang w:val="en-US"/>
        </w:rPr>
        <w:t>Technologies</w:t>
      </w:r>
      <w:r w:rsidRPr="00E9552D">
        <w:rPr>
          <w:rFonts w:ascii="Times New Roman" w:hAnsi="Times New Roman" w:cs="Times New Roman"/>
          <w:sz w:val="28"/>
          <w:szCs w:val="28"/>
        </w:rPr>
        <w:t xml:space="preserve"> специализируется на создании</w:t>
      </w:r>
      <w:r>
        <w:rPr>
          <w:rFonts w:ascii="Times New Roman" w:hAnsi="Times New Roman" w:cs="Times New Roman"/>
          <w:sz w:val="28"/>
          <w:szCs w:val="28"/>
        </w:rPr>
        <w:t xml:space="preserve"> систем для автоматизации управления любым автомобилем. В их планах реализовать полный комплекс устройств для автономного вождения уже </w:t>
      </w:r>
      <w:r>
        <w:rPr>
          <w:rFonts w:ascii="Times New Roman" w:hAnsi="Times New Roman" w:cs="Times New Roman"/>
          <w:sz w:val="28"/>
          <w:szCs w:val="28"/>
        </w:rPr>
        <w:lastRenderedPageBreak/>
        <w:t>к 2020 году.</w:t>
      </w:r>
      <w:r w:rsidR="009E406E" w:rsidRPr="009E406E">
        <w:rPr>
          <w:rFonts w:ascii="Times New Roman" w:hAnsi="Times New Roman" w:cs="Times New Roman"/>
          <w:sz w:val="28"/>
          <w:szCs w:val="28"/>
        </w:rPr>
        <w:t xml:space="preserve"> </w:t>
      </w:r>
      <w:r w:rsidR="009E406E">
        <w:rPr>
          <w:rFonts w:ascii="Times New Roman" w:hAnsi="Times New Roman" w:cs="Times New Roman"/>
          <w:sz w:val="28"/>
          <w:szCs w:val="28"/>
        </w:rPr>
        <w:t>Разработку беспилотных автомобилей компания начала в 2014 году, объявив сотрудничество с пр</w:t>
      </w:r>
      <w:r w:rsidR="00664DE3">
        <w:rPr>
          <w:rFonts w:ascii="Times New Roman" w:hAnsi="Times New Roman" w:cs="Times New Roman"/>
          <w:sz w:val="28"/>
          <w:szCs w:val="28"/>
        </w:rPr>
        <w:t>оизводителей автомобилей КАМАЗ.</w:t>
      </w:r>
    </w:p>
    <w:p w14:paraId="4B68BE25" w14:textId="77777777" w:rsidR="009E406E" w:rsidRDefault="00664DE3" w:rsidP="00664D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Системы, разработанные</w:t>
      </w:r>
      <w:r w:rsidR="009E406E" w:rsidRPr="009E406E">
        <w:rPr>
          <w:rFonts w:ascii="Times New Roman" w:hAnsi="Times New Roman" w:cs="Times New Roman"/>
          <w:sz w:val="28"/>
          <w:szCs w:val="28"/>
        </w:rPr>
        <w:t xml:space="preserve"> </w:t>
      </w:r>
      <w:proofErr w:type="spellStart"/>
      <w:r w:rsidR="009E406E">
        <w:rPr>
          <w:rFonts w:ascii="Times New Roman" w:hAnsi="Times New Roman" w:cs="Times New Roman"/>
          <w:sz w:val="28"/>
          <w:szCs w:val="28"/>
          <w:lang w:val="en-US"/>
        </w:rPr>
        <w:t>Congitive</w:t>
      </w:r>
      <w:proofErr w:type="spellEnd"/>
      <w:r w:rsidR="009E406E" w:rsidRPr="009E406E">
        <w:rPr>
          <w:rFonts w:ascii="Times New Roman" w:hAnsi="Times New Roman" w:cs="Times New Roman"/>
          <w:sz w:val="28"/>
          <w:szCs w:val="28"/>
        </w:rPr>
        <w:t xml:space="preserve"> </w:t>
      </w:r>
      <w:r w:rsidR="009E406E">
        <w:rPr>
          <w:rFonts w:ascii="Times New Roman" w:hAnsi="Times New Roman" w:cs="Times New Roman"/>
          <w:sz w:val="28"/>
          <w:szCs w:val="28"/>
          <w:lang w:val="en-US"/>
        </w:rPr>
        <w:t>Technologies</w:t>
      </w:r>
      <w:r w:rsidR="009E406E" w:rsidRPr="009E406E">
        <w:rPr>
          <w:rFonts w:ascii="Times New Roman" w:hAnsi="Times New Roman" w:cs="Times New Roman"/>
          <w:sz w:val="28"/>
          <w:szCs w:val="28"/>
        </w:rPr>
        <w:t xml:space="preserve"> не требуют строительства </w:t>
      </w:r>
      <w:r w:rsidR="009E406E">
        <w:rPr>
          <w:rFonts w:ascii="Times New Roman" w:hAnsi="Times New Roman" w:cs="Times New Roman"/>
          <w:sz w:val="28"/>
          <w:szCs w:val="28"/>
        </w:rPr>
        <w:t>интеллектуальных</w:t>
      </w:r>
      <w:r w:rsidR="009E406E" w:rsidRPr="009E406E">
        <w:rPr>
          <w:rFonts w:ascii="Times New Roman" w:hAnsi="Times New Roman" w:cs="Times New Roman"/>
          <w:sz w:val="28"/>
          <w:szCs w:val="28"/>
        </w:rPr>
        <w:t xml:space="preserve"> городов и </w:t>
      </w:r>
      <w:r w:rsidR="009E406E">
        <w:rPr>
          <w:rFonts w:ascii="Times New Roman" w:hAnsi="Times New Roman" w:cs="Times New Roman"/>
          <w:sz w:val="28"/>
          <w:szCs w:val="28"/>
        </w:rPr>
        <w:t>умных</w:t>
      </w:r>
      <w:r w:rsidR="009E406E" w:rsidRPr="009E406E">
        <w:rPr>
          <w:rFonts w:ascii="Times New Roman" w:hAnsi="Times New Roman" w:cs="Times New Roman"/>
          <w:sz w:val="28"/>
          <w:szCs w:val="28"/>
        </w:rPr>
        <w:t xml:space="preserve"> дорог</w:t>
      </w:r>
      <w:r w:rsidR="009E406E">
        <w:rPr>
          <w:rFonts w:ascii="Times New Roman" w:hAnsi="Times New Roman" w:cs="Times New Roman"/>
          <w:sz w:val="28"/>
          <w:szCs w:val="28"/>
        </w:rPr>
        <w:t>,</w:t>
      </w:r>
      <w:r w:rsidR="009E406E" w:rsidRPr="009E406E">
        <w:rPr>
          <w:rFonts w:ascii="Times New Roman" w:hAnsi="Times New Roman" w:cs="Times New Roman"/>
          <w:sz w:val="28"/>
          <w:szCs w:val="28"/>
        </w:rPr>
        <w:t xml:space="preserve"> </w:t>
      </w:r>
      <w:r w:rsidR="009E406E">
        <w:rPr>
          <w:rFonts w:ascii="Times New Roman" w:hAnsi="Times New Roman" w:cs="Times New Roman"/>
          <w:sz w:val="28"/>
          <w:szCs w:val="28"/>
        </w:rPr>
        <w:t>которые оснащен</w:t>
      </w:r>
      <w:r w:rsidR="009E406E" w:rsidRPr="009E406E">
        <w:rPr>
          <w:rFonts w:ascii="Times New Roman" w:hAnsi="Times New Roman" w:cs="Times New Roman"/>
          <w:sz w:val="28"/>
          <w:szCs w:val="28"/>
        </w:rPr>
        <w:t xml:space="preserve">ы множеством датчиков – </w:t>
      </w:r>
      <w:r>
        <w:rPr>
          <w:rFonts w:ascii="Times New Roman" w:hAnsi="Times New Roman" w:cs="Times New Roman"/>
          <w:sz w:val="28"/>
          <w:szCs w:val="28"/>
        </w:rPr>
        <w:t>их системы работаю</w:t>
      </w:r>
      <w:r w:rsidR="009E406E" w:rsidRPr="009E406E">
        <w:rPr>
          <w:rFonts w:ascii="Times New Roman" w:hAnsi="Times New Roman" w:cs="Times New Roman"/>
          <w:sz w:val="28"/>
          <w:szCs w:val="28"/>
        </w:rPr>
        <w:t>т в противоположную сторону, пытаясь разобраться в ситуации на дороге</w:t>
      </w:r>
      <w:r>
        <w:rPr>
          <w:rFonts w:ascii="Times New Roman" w:hAnsi="Times New Roman" w:cs="Times New Roman"/>
          <w:sz w:val="28"/>
          <w:szCs w:val="28"/>
        </w:rPr>
        <w:t xml:space="preserve"> так</w:t>
      </w:r>
      <w:r w:rsidR="009E406E" w:rsidRPr="009E406E">
        <w:rPr>
          <w:rFonts w:ascii="Times New Roman" w:hAnsi="Times New Roman" w:cs="Times New Roman"/>
          <w:sz w:val="28"/>
          <w:szCs w:val="28"/>
        </w:rPr>
        <w:t>, как это делают люди.</w:t>
      </w:r>
      <w:r>
        <w:rPr>
          <w:rFonts w:ascii="Times New Roman" w:hAnsi="Times New Roman" w:cs="Times New Roman"/>
          <w:sz w:val="28"/>
          <w:szCs w:val="28"/>
        </w:rPr>
        <w:t xml:space="preserve"> В разрабатываемых системах этой компании используется множество различных датчиков и камеры в том числе.</w:t>
      </w:r>
      <w:r w:rsidR="009E406E" w:rsidRPr="009E406E">
        <w:rPr>
          <w:rFonts w:ascii="Times New Roman" w:hAnsi="Times New Roman" w:cs="Times New Roman"/>
          <w:sz w:val="28"/>
          <w:szCs w:val="28"/>
        </w:rPr>
        <w:t xml:space="preserve"> Система использует </w:t>
      </w:r>
      <w:r>
        <w:rPr>
          <w:rFonts w:ascii="Times New Roman" w:hAnsi="Times New Roman" w:cs="Times New Roman"/>
          <w:sz w:val="28"/>
          <w:szCs w:val="28"/>
        </w:rPr>
        <w:t>оборудование таким образом, чтобы воспроизвести взгляд водителя</w:t>
      </w:r>
      <w:r w:rsidR="009E406E" w:rsidRPr="009E406E">
        <w:rPr>
          <w:rFonts w:ascii="Times New Roman" w:hAnsi="Times New Roman" w:cs="Times New Roman"/>
          <w:sz w:val="28"/>
          <w:szCs w:val="28"/>
        </w:rPr>
        <w:t>, который использует свои глаза, анализируя информацию и ориентируясь на соответствующие данные.</w:t>
      </w:r>
      <w:r>
        <w:rPr>
          <w:rFonts w:ascii="Times New Roman" w:hAnsi="Times New Roman" w:cs="Times New Roman"/>
          <w:sz w:val="28"/>
          <w:szCs w:val="28"/>
        </w:rPr>
        <w:t xml:space="preserve"> Помимо системы слежения за полосой, рассмотренной ранее, для этой цели в автомобилях используется специальный тип компьютерного зрения – </w:t>
      </w:r>
      <w:proofErr w:type="spellStart"/>
      <w:r>
        <w:rPr>
          <w:rFonts w:ascii="Times New Roman" w:hAnsi="Times New Roman" w:cs="Times New Roman"/>
          <w:sz w:val="28"/>
          <w:szCs w:val="28"/>
        </w:rPr>
        <w:t>фовеальное</w:t>
      </w:r>
      <w:proofErr w:type="spellEnd"/>
      <w:r>
        <w:rPr>
          <w:rFonts w:ascii="Times New Roman" w:hAnsi="Times New Roman" w:cs="Times New Roman"/>
          <w:sz w:val="28"/>
          <w:szCs w:val="28"/>
        </w:rPr>
        <w:t xml:space="preserve"> зрение. </w:t>
      </w:r>
      <w:r w:rsidR="009E406E" w:rsidRPr="009E406E">
        <w:rPr>
          <w:rFonts w:ascii="Times New Roman" w:hAnsi="Times New Roman" w:cs="Times New Roman"/>
          <w:sz w:val="28"/>
          <w:szCs w:val="28"/>
        </w:rPr>
        <w:t>Прототип</w:t>
      </w:r>
      <w:r>
        <w:rPr>
          <w:rFonts w:ascii="Times New Roman" w:hAnsi="Times New Roman" w:cs="Times New Roman"/>
          <w:sz w:val="28"/>
          <w:szCs w:val="28"/>
        </w:rPr>
        <w:t>ы проходя</w:t>
      </w:r>
      <w:r w:rsidR="009E406E" w:rsidRPr="009E406E">
        <w:rPr>
          <w:rFonts w:ascii="Times New Roman" w:hAnsi="Times New Roman" w:cs="Times New Roman"/>
          <w:sz w:val="28"/>
          <w:szCs w:val="28"/>
        </w:rPr>
        <w:t xml:space="preserve">т испытания </w:t>
      </w:r>
      <w:r>
        <w:rPr>
          <w:rFonts w:ascii="Times New Roman" w:hAnsi="Times New Roman" w:cs="Times New Roman"/>
          <w:sz w:val="28"/>
          <w:szCs w:val="28"/>
        </w:rPr>
        <w:t xml:space="preserve">в России на </w:t>
      </w:r>
      <w:r w:rsidR="009E406E" w:rsidRPr="009E406E">
        <w:rPr>
          <w:rFonts w:ascii="Times New Roman" w:hAnsi="Times New Roman" w:cs="Times New Roman"/>
          <w:sz w:val="28"/>
          <w:szCs w:val="28"/>
        </w:rPr>
        <w:t>дорогах без разметки,</w:t>
      </w:r>
      <w:r>
        <w:rPr>
          <w:rFonts w:ascii="Times New Roman" w:hAnsi="Times New Roman" w:cs="Times New Roman"/>
          <w:sz w:val="28"/>
          <w:szCs w:val="28"/>
        </w:rPr>
        <w:t xml:space="preserve"> с ямами, приближая условия тестирования к боевым</w:t>
      </w:r>
      <w:r w:rsidR="009E406E" w:rsidRPr="009E406E">
        <w:rPr>
          <w:rFonts w:ascii="Times New Roman" w:hAnsi="Times New Roman" w:cs="Times New Roman"/>
          <w:sz w:val="28"/>
          <w:szCs w:val="28"/>
        </w:rPr>
        <w:t xml:space="preserve"> с целью подготовить систему для работы в трудных условиях и на плохих дорогах по всему миру.</w:t>
      </w:r>
    </w:p>
    <w:p w14:paraId="0C537912" w14:textId="77777777" w:rsidR="00664DE3" w:rsidRPr="007C068A" w:rsidRDefault="00664DE3" w:rsidP="00664DE3">
      <w:pPr>
        <w:spacing w:after="0" w:line="360" w:lineRule="auto"/>
        <w:ind w:firstLine="708"/>
        <w:jc w:val="both"/>
        <w:rPr>
          <w:rFonts w:ascii="Times New Roman" w:hAnsi="Times New Roman" w:cs="Times New Roman"/>
          <w:sz w:val="28"/>
          <w:szCs w:val="28"/>
        </w:rPr>
      </w:pPr>
      <w:proofErr w:type="spellStart"/>
      <w:r w:rsidRPr="00664DE3">
        <w:rPr>
          <w:rFonts w:ascii="Times New Roman" w:hAnsi="Times New Roman" w:cs="Times New Roman"/>
          <w:sz w:val="28"/>
          <w:szCs w:val="28"/>
        </w:rPr>
        <w:t>Фовеальным</w:t>
      </w:r>
      <w:proofErr w:type="spellEnd"/>
      <w:r w:rsidRPr="00664DE3">
        <w:rPr>
          <w:rFonts w:ascii="Times New Roman" w:hAnsi="Times New Roman" w:cs="Times New Roman"/>
          <w:sz w:val="28"/>
          <w:szCs w:val="28"/>
        </w:rPr>
        <w:t xml:space="preserve"> зрением называется особенность человеческого восприятия, при котором четкое видение объектов возможно только в рамках довольно узкого угла зрения. Зона </w:t>
      </w:r>
      <w:proofErr w:type="spellStart"/>
      <w:r w:rsidRPr="00664DE3">
        <w:rPr>
          <w:rFonts w:ascii="Times New Roman" w:hAnsi="Times New Roman" w:cs="Times New Roman"/>
          <w:sz w:val="28"/>
          <w:szCs w:val="28"/>
        </w:rPr>
        <w:t>фовеального</w:t>
      </w:r>
      <w:proofErr w:type="spellEnd"/>
      <w:r w:rsidRPr="00664DE3">
        <w:rPr>
          <w:rFonts w:ascii="Times New Roman" w:hAnsi="Times New Roman" w:cs="Times New Roman"/>
          <w:sz w:val="28"/>
          <w:szCs w:val="28"/>
        </w:rPr>
        <w:t xml:space="preserve"> зрения охватывает пространство, расположенное в центре и немного по сторонам от зрительной оси глаза. Расходящийся угол такого зрения составляет в среднем всего один-два процента. Объекты</w:t>
      </w:r>
      <w:r w:rsidR="007C068A">
        <w:rPr>
          <w:rFonts w:ascii="Times New Roman" w:hAnsi="Times New Roman" w:cs="Times New Roman"/>
          <w:sz w:val="28"/>
          <w:szCs w:val="28"/>
        </w:rPr>
        <w:t>,</w:t>
      </w:r>
      <w:r w:rsidRPr="00664DE3">
        <w:rPr>
          <w:rFonts w:ascii="Times New Roman" w:hAnsi="Times New Roman" w:cs="Times New Roman"/>
          <w:sz w:val="28"/>
          <w:szCs w:val="28"/>
        </w:rPr>
        <w:t xml:space="preserve"> находящиеся за пределами </w:t>
      </w:r>
      <w:proofErr w:type="spellStart"/>
      <w:r w:rsidRPr="00664DE3">
        <w:rPr>
          <w:rFonts w:ascii="Times New Roman" w:hAnsi="Times New Roman" w:cs="Times New Roman"/>
          <w:sz w:val="28"/>
          <w:szCs w:val="28"/>
        </w:rPr>
        <w:t>фовеального</w:t>
      </w:r>
      <w:proofErr w:type="spellEnd"/>
      <w:r w:rsidRPr="00664DE3">
        <w:rPr>
          <w:rFonts w:ascii="Times New Roman" w:hAnsi="Times New Roman" w:cs="Times New Roman"/>
          <w:sz w:val="28"/>
          <w:szCs w:val="28"/>
        </w:rPr>
        <w:t xml:space="preserve"> восприятия видятся нечеткими и размытыми. </w:t>
      </w:r>
      <w:r w:rsidRPr="007C068A">
        <w:rPr>
          <w:rFonts w:ascii="Times New Roman" w:hAnsi="Times New Roman" w:cs="Times New Roman"/>
          <w:sz w:val="28"/>
          <w:szCs w:val="28"/>
        </w:rPr>
        <w:t>Они располагаются в зонах периферического зрения.</w:t>
      </w:r>
    </w:p>
    <w:p w14:paraId="79586307" w14:textId="77777777" w:rsidR="005D1177" w:rsidRPr="00664DE3" w:rsidRDefault="005D1177" w:rsidP="00664DE3">
      <w:pPr>
        <w:spacing w:after="0" w:line="360" w:lineRule="auto"/>
        <w:ind w:firstLine="708"/>
        <w:jc w:val="both"/>
        <w:rPr>
          <w:rFonts w:ascii="Times New Roman" w:hAnsi="Times New Roman" w:cs="Times New Roman"/>
          <w:sz w:val="28"/>
          <w:szCs w:val="28"/>
          <w:lang w:val="en-US"/>
        </w:rPr>
      </w:pPr>
      <w:r>
        <w:rPr>
          <w:noProof/>
          <w:lang w:eastAsia="ru-RU"/>
        </w:rPr>
        <w:lastRenderedPageBreak/>
        <w:drawing>
          <wp:inline distT="0" distB="0" distL="0" distR="0" wp14:anchorId="6EA7BAD5" wp14:editId="33B76AB4">
            <wp:extent cx="4349323" cy="3114675"/>
            <wp:effectExtent l="0" t="0" r="0" b="0"/>
            <wp:docPr id="4" name="Рисунок 4" descr="https://nplus1.ru/images/2015/09/10/a0597032cfff0ccc132d5fa6508aaa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plus1.ru/images/2015/09/10/a0597032cfff0ccc132d5fa6508aaac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3331" cy="3239287"/>
                    </a:xfrm>
                    <a:prstGeom prst="rect">
                      <a:avLst/>
                    </a:prstGeom>
                    <a:noFill/>
                    <a:ln>
                      <a:noFill/>
                    </a:ln>
                  </pic:spPr>
                </pic:pic>
              </a:graphicData>
            </a:graphic>
          </wp:inline>
        </w:drawing>
      </w:r>
    </w:p>
    <w:p w14:paraId="4EDC0C49" w14:textId="77777777" w:rsidR="00EA391C" w:rsidRDefault="005D1177" w:rsidP="00B703B2">
      <w:pPr>
        <w:spacing w:after="0" w:line="360" w:lineRule="auto"/>
        <w:ind w:firstLine="708"/>
        <w:jc w:val="both"/>
        <w:rPr>
          <w:rFonts w:ascii="Times New Roman" w:hAnsi="Times New Roman" w:cs="Times New Roman"/>
          <w:sz w:val="28"/>
          <w:szCs w:val="28"/>
        </w:rPr>
      </w:pPr>
      <w:r w:rsidRPr="005D1177">
        <w:rPr>
          <w:rFonts w:ascii="Times New Roman" w:hAnsi="Times New Roman" w:cs="Times New Roman"/>
          <w:sz w:val="28"/>
          <w:szCs w:val="28"/>
        </w:rPr>
        <w:t xml:space="preserve">Компьютерная технология </w:t>
      </w:r>
      <w:proofErr w:type="spellStart"/>
      <w:r w:rsidRPr="005D1177">
        <w:rPr>
          <w:rFonts w:ascii="Times New Roman" w:hAnsi="Times New Roman" w:cs="Times New Roman"/>
          <w:sz w:val="28"/>
          <w:szCs w:val="28"/>
        </w:rPr>
        <w:t>фовеального</w:t>
      </w:r>
      <w:proofErr w:type="spellEnd"/>
      <w:r w:rsidRPr="005D1177">
        <w:rPr>
          <w:rFonts w:ascii="Times New Roman" w:hAnsi="Times New Roman" w:cs="Times New Roman"/>
          <w:sz w:val="28"/>
          <w:szCs w:val="28"/>
        </w:rPr>
        <w:t xml:space="preserve"> зрения работает по похожему принципу. Специальное программное обеспечение выстраивает зону интереса. Из таких зон формируется «виртуальный тоннель», последовательно удаляющиеся участки изображения. Эта зона представляет собой небольшой участок изображения, который при движении подвергается тщательному анализу. При этом в высоком разрешении анализируются лишь объекты и особенности дороги, необходимые для движения: дорожное полотно, расположение обочины, дорожных знаков и съездов.</w:t>
      </w:r>
      <w:r w:rsidR="007C068A">
        <w:rPr>
          <w:rFonts w:ascii="Times New Roman" w:hAnsi="Times New Roman" w:cs="Times New Roman"/>
          <w:sz w:val="28"/>
          <w:szCs w:val="28"/>
        </w:rPr>
        <w:t xml:space="preserve"> </w:t>
      </w:r>
      <w:r w:rsidR="007C068A" w:rsidRPr="007C068A">
        <w:rPr>
          <w:rFonts w:ascii="Times New Roman" w:hAnsi="Times New Roman" w:cs="Times New Roman"/>
          <w:sz w:val="28"/>
          <w:szCs w:val="28"/>
        </w:rPr>
        <w:t xml:space="preserve">Для построения «виртуального тоннеля» используется принцип внутреннего </w:t>
      </w:r>
      <w:proofErr w:type="spellStart"/>
      <w:r w:rsidR="007C068A" w:rsidRPr="007C068A">
        <w:rPr>
          <w:rFonts w:ascii="Times New Roman" w:hAnsi="Times New Roman" w:cs="Times New Roman"/>
          <w:sz w:val="28"/>
          <w:szCs w:val="28"/>
        </w:rPr>
        <w:t>самоподобия</w:t>
      </w:r>
      <w:proofErr w:type="spellEnd"/>
      <w:r w:rsidR="007C068A" w:rsidRPr="007C068A">
        <w:rPr>
          <w:rFonts w:ascii="Times New Roman" w:hAnsi="Times New Roman" w:cs="Times New Roman"/>
          <w:sz w:val="28"/>
          <w:szCs w:val="28"/>
        </w:rPr>
        <w:t>, то есть выявления общих признаков, присущих любому типу дороги.</w:t>
      </w:r>
    </w:p>
    <w:p w14:paraId="6AD03963" w14:textId="77777777" w:rsidR="005D1177" w:rsidRDefault="005D1177" w:rsidP="007C068A">
      <w:pPr>
        <w:spacing w:after="0" w:line="360" w:lineRule="auto"/>
        <w:ind w:firstLine="708"/>
        <w:jc w:val="both"/>
        <w:rPr>
          <w:rFonts w:ascii="Times New Roman" w:hAnsi="Times New Roman" w:cs="Times New Roman"/>
          <w:sz w:val="28"/>
          <w:szCs w:val="28"/>
        </w:rPr>
      </w:pPr>
      <w:r>
        <w:rPr>
          <w:noProof/>
          <w:lang w:eastAsia="ru-RU"/>
        </w:rPr>
        <w:drawing>
          <wp:inline distT="0" distB="0" distL="0" distR="0" wp14:anchorId="1E853DDB" wp14:editId="78A2B274">
            <wp:extent cx="3952875" cy="2830768"/>
            <wp:effectExtent l="0" t="0" r="0" b="8255"/>
            <wp:docPr id="5" name="Рисунок 5" descr="Картинки по запросу фовеальное зр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фовеальное зре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215" cy="2841753"/>
                    </a:xfrm>
                    <a:prstGeom prst="rect">
                      <a:avLst/>
                    </a:prstGeom>
                    <a:noFill/>
                    <a:ln>
                      <a:noFill/>
                    </a:ln>
                  </pic:spPr>
                </pic:pic>
              </a:graphicData>
            </a:graphic>
          </wp:inline>
        </w:drawing>
      </w:r>
    </w:p>
    <w:p w14:paraId="5136883F" w14:textId="77777777" w:rsidR="007C068A" w:rsidRDefault="007C068A" w:rsidP="007C068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Такой способ обработки изображения позволяет не зависеть от линий разметки или других отличительных признаков на дороге при навигации. Это делает разработку компании устойчивой к любым погодным условиям, состояниям дорог, ситуациям, возникающим при движении.</w:t>
      </w:r>
    </w:p>
    <w:p w14:paraId="3415A756" w14:textId="77777777" w:rsidR="007C068A" w:rsidRDefault="007C068A" w:rsidP="007C068A">
      <w:pPr>
        <w:spacing w:after="0" w:line="360" w:lineRule="auto"/>
        <w:ind w:firstLine="708"/>
        <w:jc w:val="both"/>
        <w:rPr>
          <w:rFonts w:ascii="Times New Roman" w:hAnsi="Times New Roman" w:cs="Times New Roman"/>
          <w:sz w:val="28"/>
          <w:szCs w:val="28"/>
        </w:rPr>
      </w:pPr>
    </w:p>
    <w:p w14:paraId="3DC16EE6" w14:textId="6A902C8A" w:rsidR="007C068A" w:rsidRPr="00EF7E1F" w:rsidRDefault="00EF7E1F" w:rsidP="00EF7E1F">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1.4 </w:t>
      </w:r>
      <w:commentRangeStart w:id="0"/>
      <w:commentRangeStart w:id="1"/>
      <w:r w:rsidR="000D56C4" w:rsidRPr="00EF7E1F">
        <w:rPr>
          <w:rFonts w:ascii="Times New Roman" w:hAnsi="Times New Roman" w:cs="Times New Roman"/>
          <w:sz w:val="28"/>
          <w:szCs w:val="28"/>
        </w:rPr>
        <w:t>Роль нейронных сетей в компьютерном зрении</w:t>
      </w:r>
      <w:commentRangeEnd w:id="0"/>
      <w:r w:rsidR="00D5064A">
        <w:rPr>
          <w:rStyle w:val="a8"/>
        </w:rPr>
        <w:commentReference w:id="0"/>
      </w:r>
      <w:commentRangeEnd w:id="1"/>
      <w:r w:rsidR="0062775D">
        <w:rPr>
          <w:rStyle w:val="a8"/>
        </w:rPr>
        <w:commentReference w:id="1"/>
      </w:r>
    </w:p>
    <w:p w14:paraId="40C85388" w14:textId="77777777" w:rsidR="00684218" w:rsidRPr="00684218" w:rsidRDefault="00684218" w:rsidP="00684218">
      <w:pPr>
        <w:spacing w:after="0" w:line="360" w:lineRule="auto"/>
        <w:ind w:left="709"/>
        <w:jc w:val="both"/>
        <w:rPr>
          <w:rFonts w:ascii="Times New Roman" w:hAnsi="Times New Roman" w:cs="Times New Roman"/>
          <w:sz w:val="28"/>
          <w:szCs w:val="28"/>
        </w:rPr>
      </w:pPr>
    </w:p>
    <w:p w14:paraId="60396A69" w14:textId="77777777" w:rsidR="000D56C4" w:rsidRDefault="000D56C4" w:rsidP="000D56C4">
      <w:pPr>
        <w:spacing w:after="0" w:line="360" w:lineRule="auto"/>
        <w:ind w:firstLine="708"/>
        <w:jc w:val="both"/>
        <w:rPr>
          <w:rFonts w:ascii="Times New Roman" w:hAnsi="Times New Roman" w:cs="Times New Roman"/>
          <w:sz w:val="28"/>
          <w:szCs w:val="28"/>
        </w:rPr>
      </w:pPr>
      <w:r w:rsidRPr="000D56C4">
        <w:rPr>
          <w:rFonts w:ascii="Times New Roman" w:hAnsi="Times New Roman" w:cs="Times New Roman"/>
          <w:sz w:val="28"/>
          <w:szCs w:val="28"/>
        </w:rPr>
        <w:t>В области компьютерного зрения наблюдается постоянный прогресс</w:t>
      </w:r>
      <w:r>
        <w:rPr>
          <w:rFonts w:ascii="Times New Roman" w:hAnsi="Times New Roman" w:cs="Times New Roman"/>
          <w:sz w:val="28"/>
          <w:szCs w:val="28"/>
        </w:rPr>
        <w:t xml:space="preserve"> в течение последних 5 лет. Одной из известных и мощных технологий </w:t>
      </w:r>
      <w:r w:rsidR="00A1506D">
        <w:rPr>
          <w:rFonts w:ascii="Times New Roman" w:hAnsi="Times New Roman" w:cs="Times New Roman"/>
          <w:sz w:val="28"/>
          <w:szCs w:val="28"/>
        </w:rPr>
        <w:t>является сверточная</w:t>
      </w:r>
      <w:r>
        <w:rPr>
          <w:rFonts w:ascii="Times New Roman" w:hAnsi="Times New Roman" w:cs="Times New Roman"/>
          <w:sz w:val="28"/>
          <w:szCs w:val="28"/>
        </w:rPr>
        <w:t xml:space="preserve"> нейронная</w:t>
      </w:r>
      <w:r w:rsidRPr="000D56C4">
        <w:rPr>
          <w:rFonts w:ascii="Times New Roman" w:hAnsi="Times New Roman" w:cs="Times New Roman"/>
          <w:sz w:val="28"/>
          <w:szCs w:val="28"/>
        </w:rPr>
        <w:t xml:space="preserve"> сет</w:t>
      </w:r>
      <w:r>
        <w:rPr>
          <w:rFonts w:ascii="Times New Roman" w:hAnsi="Times New Roman" w:cs="Times New Roman"/>
          <w:sz w:val="28"/>
          <w:szCs w:val="28"/>
        </w:rPr>
        <w:t>ь</w:t>
      </w:r>
      <w:r w:rsidR="00A1506D">
        <w:rPr>
          <w:rFonts w:ascii="Times New Roman" w:hAnsi="Times New Roman" w:cs="Times New Roman"/>
          <w:sz w:val="28"/>
          <w:szCs w:val="28"/>
        </w:rPr>
        <w:t xml:space="preserve"> </w:t>
      </w:r>
      <w:r w:rsidRPr="000D56C4">
        <w:rPr>
          <w:rFonts w:ascii="Times New Roman" w:hAnsi="Times New Roman" w:cs="Times New Roman"/>
          <w:sz w:val="28"/>
          <w:szCs w:val="28"/>
        </w:rPr>
        <w:t>(</w:t>
      </w:r>
      <w:r>
        <w:rPr>
          <w:rFonts w:ascii="Times New Roman" w:hAnsi="Times New Roman" w:cs="Times New Roman"/>
          <w:sz w:val="28"/>
          <w:szCs w:val="28"/>
        </w:rPr>
        <w:t>СНС</w:t>
      </w:r>
      <w:r w:rsidRPr="000D56C4">
        <w:rPr>
          <w:rFonts w:ascii="Times New Roman" w:hAnsi="Times New Roman" w:cs="Times New Roman"/>
          <w:sz w:val="28"/>
          <w:szCs w:val="28"/>
        </w:rPr>
        <w:t xml:space="preserve">). </w:t>
      </w:r>
      <w:r>
        <w:rPr>
          <w:rFonts w:ascii="Times New Roman" w:hAnsi="Times New Roman" w:cs="Times New Roman"/>
          <w:sz w:val="28"/>
          <w:szCs w:val="28"/>
        </w:rPr>
        <w:t>На сегодняшний день</w:t>
      </w:r>
      <w:r w:rsidRPr="000D56C4">
        <w:rPr>
          <w:rFonts w:ascii="Times New Roman" w:hAnsi="Times New Roman" w:cs="Times New Roman"/>
          <w:sz w:val="28"/>
          <w:szCs w:val="28"/>
        </w:rPr>
        <w:t xml:space="preserve">, </w:t>
      </w:r>
      <w:r>
        <w:rPr>
          <w:rFonts w:ascii="Times New Roman" w:hAnsi="Times New Roman" w:cs="Times New Roman"/>
          <w:sz w:val="28"/>
          <w:szCs w:val="28"/>
        </w:rPr>
        <w:t>обработке СНС</w:t>
      </w:r>
      <w:r w:rsidRPr="000D56C4">
        <w:rPr>
          <w:rFonts w:ascii="Times New Roman" w:hAnsi="Times New Roman" w:cs="Times New Roman"/>
          <w:sz w:val="28"/>
          <w:szCs w:val="28"/>
        </w:rPr>
        <w:t xml:space="preserve"> </w:t>
      </w:r>
      <w:r>
        <w:rPr>
          <w:rFonts w:ascii="Times New Roman" w:hAnsi="Times New Roman" w:cs="Times New Roman"/>
          <w:sz w:val="28"/>
          <w:szCs w:val="28"/>
        </w:rPr>
        <w:t xml:space="preserve">подвергается очень много областей </w:t>
      </w:r>
      <w:r w:rsidRPr="000D56C4">
        <w:rPr>
          <w:rFonts w:ascii="Times New Roman" w:hAnsi="Times New Roman" w:cs="Times New Roman"/>
          <w:sz w:val="28"/>
          <w:szCs w:val="28"/>
        </w:rPr>
        <w:t>применени</w:t>
      </w:r>
      <w:r>
        <w:rPr>
          <w:rFonts w:ascii="Times New Roman" w:hAnsi="Times New Roman" w:cs="Times New Roman"/>
          <w:sz w:val="28"/>
          <w:szCs w:val="28"/>
        </w:rPr>
        <w:t>я</w:t>
      </w:r>
      <w:r w:rsidRPr="000D56C4">
        <w:rPr>
          <w:rFonts w:ascii="Times New Roman" w:hAnsi="Times New Roman" w:cs="Times New Roman"/>
          <w:sz w:val="28"/>
          <w:szCs w:val="28"/>
        </w:rPr>
        <w:t xml:space="preserve"> компьютерного зрения, </w:t>
      </w:r>
      <w:r w:rsidR="00A1506D">
        <w:rPr>
          <w:rFonts w:ascii="Times New Roman" w:hAnsi="Times New Roman" w:cs="Times New Roman"/>
          <w:sz w:val="28"/>
          <w:szCs w:val="28"/>
        </w:rPr>
        <w:t>например</w:t>
      </w:r>
      <w:r>
        <w:rPr>
          <w:rFonts w:ascii="Times New Roman" w:hAnsi="Times New Roman" w:cs="Times New Roman"/>
          <w:sz w:val="28"/>
          <w:szCs w:val="28"/>
        </w:rPr>
        <w:t xml:space="preserve">: </w:t>
      </w:r>
      <w:r w:rsidRPr="000D56C4">
        <w:rPr>
          <w:rFonts w:ascii="Times New Roman" w:hAnsi="Times New Roman" w:cs="Times New Roman"/>
          <w:sz w:val="28"/>
          <w:szCs w:val="28"/>
        </w:rPr>
        <w:t xml:space="preserve">распознавание жестов, автоматическое распознавание номерных знаков, </w:t>
      </w:r>
      <w:r>
        <w:rPr>
          <w:rFonts w:ascii="Times New Roman" w:hAnsi="Times New Roman" w:cs="Times New Roman"/>
          <w:sz w:val="28"/>
          <w:szCs w:val="28"/>
        </w:rPr>
        <w:t>поиск</w:t>
      </w:r>
      <w:r w:rsidRPr="000D56C4">
        <w:rPr>
          <w:rFonts w:ascii="Times New Roman" w:hAnsi="Times New Roman" w:cs="Times New Roman"/>
          <w:sz w:val="28"/>
          <w:szCs w:val="28"/>
        </w:rPr>
        <w:t xml:space="preserve"> друзей</w:t>
      </w:r>
      <w:r>
        <w:rPr>
          <w:rFonts w:ascii="Times New Roman" w:hAnsi="Times New Roman" w:cs="Times New Roman"/>
          <w:sz w:val="28"/>
          <w:szCs w:val="28"/>
        </w:rPr>
        <w:t xml:space="preserve"> на фотографиях в социальных сетях</w:t>
      </w:r>
      <w:r w:rsidRPr="000D56C4">
        <w:rPr>
          <w:rFonts w:ascii="Times New Roman" w:hAnsi="Times New Roman" w:cs="Times New Roman"/>
          <w:sz w:val="28"/>
          <w:szCs w:val="28"/>
        </w:rPr>
        <w:t xml:space="preserve">, </w:t>
      </w:r>
      <w:r>
        <w:rPr>
          <w:rFonts w:ascii="Times New Roman" w:hAnsi="Times New Roman" w:cs="Times New Roman"/>
          <w:sz w:val="28"/>
          <w:szCs w:val="28"/>
        </w:rPr>
        <w:t>охранные системы</w:t>
      </w:r>
      <w:r w:rsidRPr="000D56C4">
        <w:rPr>
          <w:rFonts w:ascii="Times New Roman" w:hAnsi="Times New Roman" w:cs="Times New Roman"/>
          <w:sz w:val="28"/>
          <w:szCs w:val="28"/>
        </w:rPr>
        <w:t xml:space="preserve"> и</w:t>
      </w:r>
      <w:r>
        <w:rPr>
          <w:rFonts w:ascii="Times New Roman" w:hAnsi="Times New Roman" w:cs="Times New Roman"/>
          <w:sz w:val="28"/>
          <w:szCs w:val="28"/>
        </w:rPr>
        <w:t xml:space="preserve">, безусловно, </w:t>
      </w:r>
      <w:r w:rsidR="00684218">
        <w:rPr>
          <w:rFonts w:ascii="Times New Roman" w:hAnsi="Times New Roman" w:cs="Times New Roman"/>
          <w:sz w:val="28"/>
          <w:szCs w:val="28"/>
        </w:rPr>
        <w:t>беспилотные автомобили</w:t>
      </w:r>
      <w:r>
        <w:rPr>
          <w:rFonts w:ascii="Times New Roman" w:hAnsi="Times New Roman" w:cs="Times New Roman"/>
          <w:sz w:val="28"/>
          <w:szCs w:val="28"/>
        </w:rPr>
        <w:t>.</w:t>
      </w:r>
    </w:p>
    <w:p w14:paraId="15B42E77" w14:textId="77777777" w:rsidR="007C068A" w:rsidRDefault="00684218" w:rsidP="00684218">
      <w:pPr>
        <w:spacing w:after="0" w:line="360" w:lineRule="auto"/>
        <w:ind w:firstLine="708"/>
        <w:jc w:val="both"/>
        <w:rPr>
          <w:rFonts w:ascii="Times New Roman" w:hAnsi="Times New Roman" w:cs="Times New Roman"/>
          <w:sz w:val="28"/>
          <w:szCs w:val="28"/>
        </w:rPr>
      </w:pPr>
      <w:r w:rsidRPr="00684218">
        <w:rPr>
          <w:rFonts w:ascii="Times New Roman" w:hAnsi="Times New Roman" w:cs="Times New Roman"/>
          <w:sz w:val="28"/>
          <w:szCs w:val="28"/>
        </w:rPr>
        <w:t>Обнаружение объ</w:t>
      </w:r>
      <w:r>
        <w:rPr>
          <w:rFonts w:ascii="Times New Roman" w:hAnsi="Times New Roman" w:cs="Times New Roman"/>
          <w:sz w:val="28"/>
          <w:szCs w:val="28"/>
        </w:rPr>
        <w:t>ектов считается наиболее основным</w:t>
      </w:r>
      <w:r w:rsidRPr="00684218">
        <w:rPr>
          <w:rFonts w:ascii="Times New Roman" w:hAnsi="Times New Roman" w:cs="Times New Roman"/>
          <w:sz w:val="28"/>
          <w:szCs w:val="28"/>
        </w:rPr>
        <w:t xml:space="preserve"> применение</w:t>
      </w:r>
      <w:r>
        <w:rPr>
          <w:rFonts w:ascii="Times New Roman" w:hAnsi="Times New Roman" w:cs="Times New Roman"/>
          <w:sz w:val="28"/>
          <w:szCs w:val="28"/>
        </w:rPr>
        <w:t>м компьютерного зрения. Остальные</w:t>
      </w:r>
      <w:r w:rsidRPr="00684218">
        <w:rPr>
          <w:rFonts w:ascii="Times New Roman" w:hAnsi="Times New Roman" w:cs="Times New Roman"/>
          <w:sz w:val="28"/>
          <w:szCs w:val="28"/>
        </w:rPr>
        <w:t xml:space="preserve"> </w:t>
      </w:r>
      <w:r>
        <w:rPr>
          <w:rFonts w:ascii="Times New Roman" w:hAnsi="Times New Roman" w:cs="Times New Roman"/>
          <w:sz w:val="28"/>
          <w:szCs w:val="28"/>
        </w:rPr>
        <w:t>разработки</w:t>
      </w:r>
      <w:r w:rsidRPr="00684218">
        <w:rPr>
          <w:rFonts w:ascii="Times New Roman" w:hAnsi="Times New Roman" w:cs="Times New Roman"/>
          <w:sz w:val="28"/>
          <w:szCs w:val="28"/>
        </w:rPr>
        <w:t xml:space="preserve"> в облас</w:t>
      </w:r>
      <w:r>
        <w:rPr>
          <w:rFonts w:ascii="Times New Roman" w:hAnsi="Times New Roman" w:cs="Times New Roman"/>
          <w:sz w:val="28"/>
          <w:szCs w:val="28"/>
        </w:rPr>
        <w:t>ти компьютерного зрения достигаю</w:t>
      </w:r>
      <w:r w:rsidRPr="00684218">
        <w:rPr>
          <w:rFonts w:ascii="Times New Roman" w:hAnsi="Times New Roman" w:cs="Times New Roman"/>
          <w:sz w:val="28"/>
          <w:szCs w:val="28"/>
        </w:rPr>
        <w:t xml:space="preserve">тся путем небольшого усовершенствования </w:t>
      </w:r>
      <w:r>
        <w:rPr>
          <w:rFonts w:ascii="Times New Roman" w:hAnsi="Times New Roman" w:cs="Times New Roman"/>
          <w:sz w:val="28"/>
          <w:szCs w:val="28"/>
        </w:rPr>
        <w:t>поверх этого</w:t>
      </w:r>
      <w:r w:rsidRPr="00684218">
        <w:rPr>
          <w:rFonts w:ascii="Times New Roman" w:hAnsi="Times New Roman" w:cs="Times New Roman"/>
          <w:sz w:val="28"/>
          <w:szCs w:val="28"/>
        </w:rPr>
        <w:t>. В реаль</w:t>
      </w:r>
      <w:r>
        <w:rPr>
          <w:rFonts w:ascii="Times New Roman" w:hAnsi="Times New Roman" w:cs="Times New Roman"/>
          <w:sz w:val="28"/>
          <w:szCs w:val="28"/>
        </w:rPr>
        <w:t>ной жизни, каждый раз, когда мы открываем</w:t>
      </w:r>
      <w:r w:rsidRPr="00684218">
        <w:rPr>
          <w:rFonts w:ascii="Times New Roman" w:hAnsi="Times New Roman" w:cs="Times New Roman"/>
          <w:sz w:val="28"/>
          <w:szCs w:val="28"/>
        </w:rPr>
        <w:t xml:space="preserve"> наши глаза, мы</w:t>
      </w:r>
      <w:r>
        <w:rPr>
          <w:rFonts w:ascii="Times New Roman" w:hAnsi="Times New Roman" w:cs="Times New Roman"/>
          <w:sz w:val="28"/>
          <w:szCs w:val="28"/>
        </w:rPr>
        <w:t xml:space="preserve"> можем</w:t>
      </w:r>
      <w:r w:rsidRPr="00684218">
        <w:rPr>
          <w:rFonts w:ascii="Times New Roman" w:hAnsi="Times New Roman" w:cs="Times New Roman"/>
          <w:sz w:val="28"/>
          <w:szCs w:val="28"/>
        </w:rPr>
        <w:t xml:space="preserve"> </w:t>
      </w:r>
      <w:r>
        <w:rPr>
          <w:rFonts w:ascii="Times New Roman" w:hAnsi="Times New Roman" w:cs="Times New Roman"/>
          <w:sz w:val="28"/>
          <w:szCs w:val="28"/>
        </w:rPr>
        <w:t>не задумываясь</w:t>
      </w:r>
      <w:r w:rsidRPr="00684218">
        <w:rPr>
          <w:rFonts w:ascii="Times New Roman" w:hAnsi="Times New Roman" w:cs="Times New Roman"/>
          <w:sz w:val="28"/>
          <w:szCs w:val="28"/>
        </w:rPr>
        <w:t xml:space="preserve"> о</w:t>
      </w:r>
      <w:r>
        <w:rPr>
          <w:rFonts w:ascii="Times New Roman" w:hAnsi="Times New Roman" w:cs="Times New Roman"/>
          <w:sz w:val="28"/>
          <w:szCs w:val="28"/>
        </w:rPr>
        <w:t>познавать</w:t>
      </w:r>
      <w:r w:rsidRPr="00684218">
        <w:rPr>
          <w:rFonts w:ascii="Times New Roman" w:hAnsi="Times New Roman" w:cs="Times New Roman"/>
          <w:sz w:val="28"/>
          <w:szCs w:val="28"/>
        </w:rPr>
        <w:t xml:space="preserve"> объекты.</w:t>
      </w:r>
      <w:r>
        <w:rPr>
          <w:rFonts w:ascii="Times New Roman" w:hAnsi="Times New Roman" w:cs="Times New Roman"/>
          <w:sz w:val="28"/>
          <w:szCs w:val="28"/>
        </w:rPr>
        <w:t xml:space="preserve"> Из-за того, что это</w:t>
      </w:r>
      <w:r w:rsidRPr="00684218">
        <w:rPr>
          <w:rFonts w:ascii="Times New Roman" w:hAnsi="Times New Roman" w:cs="Times New Roman"/>
          <w:sz w:val="28"/>
          <w:szCs w:val="28"/>
        </w:rPr>
        <w:t xml:space="preserve"> </w:t>
      </w:r>
      <w:r>
        <w:rPr>
          <w:rFonts w:ascii="Times New Roman" w:hAnsi="Times New Roman" w:cs="Times New Roman"/>
          <w:sz w:val="28"/>
          <w:szCs w:val="28"/>
        </w:rPr>
        <w:t>очень просто</w:t>
      </w:r>
      <w:r w:rsidRPr="00684218">
        <w:rPr>
          <w:rFonts w:ascii="Times New Roman" w:hAnsi="Times New Roman" w:cs="Times New Roman"/>
          <w:sz w:val="28"/>
          <w:szCs w:val="28"/>
        </w:rPr>
        <w:t xml:space="preserve"> для нас, </w:t>
      </w:r>
      <w:r>
        <w:rPr>
          <w:rFonts w:ascii="Times New Roman" w:hAnsi="Times New Roman" w:cs="Times New Roman"/>
          <w:sz w:val="28"/>
          <w:szCs w:val="28"/>
        </w:rPr>
        <w:t>довольно сложно определить</w:t>
      </w:r>
      <w:r w:rsidRPr="00684218">
        <w:rPr>
          <w:rFonts w:ascii="Times New Roman" w:hAnsi="Times New Roman" w:cs="Times New Roman"/>
          <w:sz w:val="28"/>
          <w:szCs w:val="28"/>
        </w:rPr>
        <w:t xml:space="preserve"> ключевые проблемы, </w:t>
      </w:r>
      <w:r>
        <w:rPr>
          <w:rFonts w:ascii="Times New Roman" w:hAnsi="Times New Roman" w:cs="Times New Roman"/>
          <w:sz w:val="28"/>
          <w:szCs w:val="28"/>
        </w:rPr>
        <w:t>при проектировании</w:t>
      </w:r>
      <w:r w:rsidRPr="00684218">
        <w:rPr>
          <w:rFonts w:ascii="Times New Roman" w:hAnsi="Times New Roman" w:cs="Times New Roman"/>
          <w:sz w:val="28"/>
          <w:szCs w:val="28"/>
        </w:rPr>
        <w:t xml:space="preserve"> </w:t>
      </w:r>
      <w:r>
        <w:rPr>
          <w:rFonts w:ascii="Times New Roman" w:hAnsi="Times New Roman" w:cs="Times New Roman"/>
          <w:sz w:val="28"/>
          <w:szCs w:val="28"/>
        </w:rPr>
        <w:t>систем, похожих на наши органы чувств, но можно выделить несколько очевидных затруднений:</w:t>
      </w:r>
    </w:p>
    <w:p w14:paraId="3C67496C" w14:textId="77777777" w:rsidR="00E21992" w:rsidRDefault="00E21992" w:rsidP="00E21992">
      <w:pPr>
        <w:spacing w:after="0" w:line="360" w:lineRule="auto"/>
        <w:jc w:val="both"/>
        <w:rPr>
          <w:rFonts w:ascii="Times New Roman" w:hAnsi="Times New Roman" w:cs="Times New Roman"/>
          <w:sz w:val="28"/>
          <w:szCs w:val="28"/>
        </w:rPr>
      </w:pPr>
    </w:p>
    <w:p w14:paraId="617884EE" w14:textId="77777777" w:rsidR="00E21992" w:rsidRDefault="00E21992" w:rsidP="00E21992">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Угол расположения объекта</w:t>
      </w:r>
    </w:p>
    <w:p w14:paraId="6790905A" w14:textId="77777777" w:rsidR="00E21992" w:rsidRDefault="00E21992" w:rsidP="00E21992">
      <w:pPr>
        <w:spacing w:after="0" w:line="360" w:lineRule="auto"/>
        <w:ind w:firstLine="708"/>
        <w:jc w:val="both"/>
        <w:rPr>
          <w:rFonts w:ascii="Times New Roman" w:hAnsi="Times New Roman" w:cs="Times New Roman"/>
          <w:sz w:val="28"/>
          <w:szCs w:val="28"/>
        </w:rPr>
      </w:pPr>
      <w:r w:rsidRPr="00E21992">
        <w:rPr>
          <w:rFonts w:ascii="Times New Roman" w:hAnsi="Times New Roman" w:cs="Times New Roman"/>
          <w:sz w:val="28"/>
          <w:szCs w:val="28"/>
        </w:rPr>
        <w:t>При решении первой проблемы необходимо учитывать тот факт, что объект может находиться под разным углом относительно к наблюдателю. Человек сразу может опознать объект и в какую сторону он повернут, но научить этому компьютер будет сложно.</w:t>
      </w:r>
    </w:p>
    <w:p w14:paraId="2FFEAA22" w14:textId="77777777" w:rsidR="00E21992" w:rsidRPr="00E21992" w:rsidRDefault="00E21992" w:rsidP="00E21992">
      <w:pPr>
        <w:spacing w:after="0" w:line="360" w:lineRule="auto"/>
        <w:ind w:firstLine="708"/>
        <w:jc w:val="both"/>
        <w:rPr>
          <w:rFonts w:ascii="Times New Roman" w:hAnsi="Times New Roman" w:cs="Times New Roman"/>
          <w:sz w:val="28"/>
          <w:szCs w:val="28"/>
        </w:rPr>
      </w:pPr>
    </w:p>
    <w:p w14:paraId="57D1A13C" w14:textId="77777777" w:rsidR="00E21992" w:rsidRDefault="00E21992" w:rsidP="00E2199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 Разница в освещении</w:t>
      </w:r>
    </w:p>
    <w:p w14:paraId="20234E32" w14:textId="77777777" w:rsidR="00E21992" w:rsidRDefault="00E21992" w:rsidP="00E2199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Когда освещение располагается позади объекта мы видим только его очертания, но все равно в большинстве случае можем опознать объект, компьютеру же в этой ситуации будет также сложно.</w:t>
      </w:r>
    </w:p>
    <w:p w14:paraId="057B8E03" w14:textId="77777777" w:rsidR="00E21992" w:rsidRDefault="00E21992" w:rsidP="00E21992">
      <w:pPr>
        <w:spacing w:after="0" w:line="360" w:lineRule="auto"/>
        <w:ind w:firstLine="708"/>
        <w:jc w:val="both"/>
        <w:rPr>
          <w:rFonts w:ascii="Times New Roman" w:hAnsi="Times New Roman" w:cs="Times New Roman"/>
          <w:sz w:val="28"/>
          <w:szCs w:val="28"/>
        </w:rPr>
      </w:pPr>
    </w:p>
    <w:p w14:paraId="7003C541" w14:textId="77777777" w:rsidR="009E648B" w:rsidRDefault="009E648B" w:rsidP="00E2199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Скрытые объекты на изображении</w:t>
      </w:r>
    </w:p>
    <w:p w14:paraId="5BB34958" w14:textId="77777777" w:rsidR="009E648B" w:rsidRDefault="009E648B" w:rsidP="00E2199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Изображения не обязательно должны быть полными. Какой-то объект может попадать лишь частью или быть загороженным каким-либо другим объектом. Человек опознаёт по небольшой части уже весь объект, но не компьютер.</w:t>
      </w:r>
    </w:p>
    <w:p w14:paraId="0811A331" w14:textId="77777777" w:rsidR="009E648B" w:rsidRDefault="009E648B" w:rsidP="00E21992">
      <w:pPr>
        <w:spacing w:after="0" w:line="360" w:lineRule="auto"/>
        <w:ind w:firstLine="708"/>
        <w:jc w:val="both"/>
        <w:rPr>
          <w:rFonts w:ascii="Times New Roman" w:hAnsi="Times New Roman" w:cs="Times New Roman"/>
          <w:sz w:val="28"/>
          <w:szCs w:val="28"/>
        </w:rPr>
      </w:pPr>
    </w:p>
    <w:p w14:paraId="27AE49B2" w14:textId="77777777" w:rsidR="009E648B" w:rsidRDefault="009E648B" w:rsidP="00E2199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г). Отличие фона</w:t>
      </w:r>
    </w:p>
    <w:p w14:paraId="644E02A9" w14:textId="77777777" w:rsidR="009E648B" w:rsidRPr="00E21992" w:rsidRDefault="009E648B" w:rsidP="00E2199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некоторых изображениях фон может сливаться с тем, что представлено на переднем плане. Устройство человеческого глаза позволяет почти сразу отличить фон от объекта, в то время как для компьютера это почти невыполнимая задача.</w:t>
      </w:r>
    </w:p>
    <w:p w14:paraId="1FC8F4CC" w14:textId="77777777" w:rsidR="007C068A" w:rsidRDefault="007C068A" w:rsidP="007C068A">
      <w:pPr>
        <w:spacing w:after="0" w:line="360" w:lineRule="auto"/>
        <w:ind w:firstLine="708"/>
        <w:jc w:val="both"/>
        <w:rPr>
          <w:rFonts w:ascii="Times New Roman" w:hAnsi="Times New Roman" w:cs="Times New Roman"/>
          <w:sz w:val="28"/>
          <w:szCs w:val="28"/>
        </w:rPr>
      </w:pPr>
    </w:p>
    <w:p w14:paraId="7B64030F" w14:textId="77777777" w:rsidR="001532B8" w:rsidRDefault="009E648B" w:rsidP="001532B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Конечно все эти задачи можно решать отдельно и добиться хороших результатов, но необходимо обойти все эти проблемы сразу, одним решением. Здесь на по</w:t>
      </w:r>
      <w:r w:rsidR="001532B8">
        <w:rPr>
          <w:rFonts w:ascii="Times New Roman" w:hAnsi="Times New Roman" w:cs="Times New Roman"/>
          <w:sz w:val="28"/>
          <w:szCs w:val="28"/>
        </w:rPr>
        <w:t>мощь и приходят нейронные сети. СНС</w:t>
      </w:r>
      <w:r w:rsidR="001532B8" w:rsidRPr="001532B8">
        <w:rPr>
          <w:rFonts w:ascii="Times New Roman" w:hAnsi="Times New Roman" w:cs="Times New Roman"/>
          <w:sz w:val="28"/>
          <w:szCs w:val="28"/>
        </w:rPr>
        <w:t xml:space="preserve"> работ</w:t>
      </w:r>
      <w:r w:rsidR="001532B8">
        <w:rPr>
          <w:rFonts w:ascii="Times New Roman" w:hAnsi="Times New Roman" w:cs="Times New Roman"/>
          <w:sz w:val="28"/>
          <w:szCs w:val="28"/>
        </w:rPr>
        <w:t>ают</w:t>
      </w:r>
      <w:r w:rsidR="001532B8" w:rsidRPr="001532B8">
        <w:rPr>
          <w:rFonts w:ascii="Times New Roman" w:hAnsi="Times New Roman" w:cs="Times New Roman"/>
          <w:sz w:val="28"/>
          <w:szCs w:val="28"/>
        </w:rPr>
        <w:t xml:space="preserve"> путем </w:t>
      </w:r>
      <w:r w:rsidR="001532B8">
        <w:rPr>
          <w:rFonts w:ascii="Times New Roman" w:hAnsi="Times New Roman" w:cs="Times New Roman"/>
          <w:sz w:val="28"/>
          <w:szCs w:val="28"/>
        </w:rPr>
        <w:t>разбиения изображения на</w:t>
      </w:r>
      <w:r w:rsidR="001532B8" w:rsidRPr="001532B8">
        <w:rPr>
          <w:rFonts w:ascii="Times New Roman" w:hAnsi="Times New Roman" w:cs="Times New Roman"/>
          <w:sz w:val="28"/>
          <w:szCs w:val="28"/>
        </w:rPr>
        <w:t xml:space="preserve"> небольшие фрагменты и </w:t>
      </w:r>
      <w:r w:rsidR="001532B8">
        <w:rPr>
          <w:rFonts w:ascii="Times New Roman" w:hAnsi="Times New Roman" w:cs="Times New Roman"/>
          <w:sz w:val="28"/>
          <w:szCs w:val="28"/>
        </w:rPr>
        <w:t>затем обрабатывая, и совмещая</w:t>
      </w:r>
      <w:r w:rsidR="001532B8" w:rsidRPr="001532B8">
        <w:rPr>
          <w:rFonts w:ascii="Times New Roman" w:hAnsi="Times New Roman" w:cs="Times New Roman"/>
          <w:sz w:val="28"/>
          <w:szCs w:val="28"/>
        </w:rPr>
        <w:t xml:space="preserve"> их глубже в сети.</w:t>
      </w:r>
      <w:r w:rsidR="001532B8">
        <w:rPr>
          <w:rFonts w:ascii="Times New Roman" w:hAnsi="Times New Roman" w:cs="Times New Roman"/>
          <w:sz w:val="28"/>
          <w:szCs w:val="28"/>
        </w:rPr>
        <w:t xml:space="preserve"> Сеть состоит из множества слоев, где обрабатывается информация. П</w:t>
      </w:r>
      <w:r w:rsidR="001532B8" w:rsidRPr="001532B8">
        <w:rPr>
          <w:rFonts w:ascii="Times New Roman" w:hAnsi="Times New Roman" w:cs="Times New Roman"/>
          <w:sz w:val="28"/>
          <w:szCs w:val="28"/>
        </w:rPr>
        <w:t>ервый слой</w:t>
      </w:r>
      <w:r w:rsidR="001532B8">
        <w:rPr>
          <w:rFonts w:ascii="Times New Roman" w:hAnsi="Times New Roman" w:cs="Times New Roman"/>
          <w:sz w:val="28"/>
          <w:szCs w:val="28"/>
        </w:rPr>
        <w:t>, как правило,</w:t>
      </w:r>
      <w:r w:rsidR="001532B8" w:rsidRPr="001532B8">
        <w:rPr>
          <w:rFonts w:ascii="Times New Roman" w:hAnsi="Times New Roman" w:cs="Times New Roman"/>
          <w:sz w:val="28"/>
          <w:szCs w:val="28"/>
        </w:rPr>
        <w:t xml:space="preserve"> </w:t>
      </w:r>
      <w:r w:rsidR="001532B8">
        <w:rPr>
          <w:rFonts w:ascii="Times New Roman" w:hAnsi="Times New Roman" w:cs="Times New Roman"/>
          <w:sz w:val="28"/>
          <w:szCs w:val="28"/>
        </w:rPr>
        <w:t>обнаруживает</w:t>
      </w:r>
      <w:r w:rsidR="001532B8" w:rsidRPr="001532B8">
        <w:rPr>
          <w:rFonts w:ascii="Times New Roman" w:hAnsi="Times New Roman" w:cs="Times New Roman"/>
          <w:sz w:val="28"/>
          <w:szCs w:val="28"/>
        </w:rPr>
        <w:t xml:space="preserve"> </w:t>
      </w:r>
      <w:r w:rsidR="001532B8">
        <w:rPr>
          <w:rFonts w:ascii="Times New Roman" w:hAnsi="Times New Roman" w:cs="Times New Roman"/>
          <w:sz w:val="28"/>
          <w:szCs w:val="28"/>
        </w:rPr>
        <w:t>очертания и грани объектов, з</w:t>
      </w:r>
      <w:r w:rsidR="001532B8" w:rsidRPr="001532B8">
        <w:rPr>
          <w:rFonts w:ascii="Times New Roman" w:hAnsi="Times New Roman" w:cs="Times New Roman"/>
          <w:sz w:val="28"/>
          <w:szCs w:val="28"/>
        </w:rPr>
        <w:t xml:space="preserve">атем последующие слои </w:t>
      </w:r>
      <w:r w:rsidR="001532B8">
        <w:rPr>
          <w:rFonts w:ascii="Times New Roman" w:hAnsi="Times New Roman" w:cs="Times New Roman"/>
          <w:sz w:val="28"/>
          <w:szCs w:val="28"/>
        </w:rPr>
        <w:t>пытаются</w:t>
      </w:r>
      <w:r w:rsidR="001532B8" w:rsidRPr="001532B8">
        <w:rPr>
          <w:rFonts w:ascii="Times New Roman" w:hAnsi="Times New Roman" w:cs="Times New Roman"/>
          <w:sz w:val="28"/>
          <w:szCs w:val="28"/>
        </w:rPr>
        <w:t xml:space="preserve"> объединить </w:t>
      </w:r>
      <w:r w:rsidR="001532B8">
        <w:rPr>
          <w:rFonts w:ascii="Times New Roman" w:hAnsi="Times New Roman" w:cs="Times New Roman"/>
          <w:sz w:val="28"/>
          <w:szCs w:val="28"/>
        </w:rPr>
        <w:t>найденные края</w:t>
      </w:r>
      <w:r w:rsidR="001532B8" w:rsidRPr="001532B8">
        <w:rPr>
          <w:rFonts w:ascii="Times New Roman" w:hAnsi="Times New Roman" w:cs="Times New Roman"/>
          <w:sz w:val="28"/>
          <w:szCs w:val="28"/>
        </w:rPr>
        <w:t xml:space="preserve"> в более простые формы и, в конечном счете, в шаблоны различных положений об</w:t>
      </w:r>
      <w:r w:rsidR="001532B8">
        <w:rPr>
          <w:rFonts w:ascii="Times New Roman" w:hAnsi="Times New Roman" w:cs="Times New Roman"/>
          <w:sz w:val="28"/>
          <w:szCs w:val="28"/>
        </w:rPr>
        <w:t>ъекта, освещение, масштабы и т.</w:t>
      </w:r>
      <w:r w:rsidR="001532B8" w:rsidRPr="001532B8">
        <w:rPr>
          <w:rFonts w:ascii="Times New Roman" w:hAnsi="Times New Roman" w:cs="Times New Roman"/>
          <w:sz w:val="28"/>
          <w:szCs w:val="28"/>
        </w:rPr>
        <w:t xml:space="preserve">д. </w:t>
      </w:r>
      <w:r w:rsidR="001532B8">
        <w:rPr>
          <w:rFonts w:ascii="Times New Roman" w:hAnsi="Times New Roman" w:cs="Times New Roman"/>
          <w:sz w:val="28"/>
          <w:szCs w:val="28"/>
        </w:rPr>
        <w:t>Глубокие СНС</w:t>
      </w:r>
      <w:r w:rsidR="001532B8" w:rsidRPr="001532B8">
        <w:rPr>
          <w:rFonts w:ascii="Times New Roman" w:hAnsi="Times New Roman" w:cs="Times New Roman"/>
          <w:sz w:val="28"/>
          <w:szCs w:val="28"/>
        </w:rPr>
        <w:t xml:space="preserve"> способны </w:t>
      </w:r>
      <w:r w:rsidR="001532B8">
        <w:rPr>
          <w:rFonts w:ascii="Times New Roman" w:hAnsi="Times New Roman" w:cs="Times New Roman"/>
          <w:sz w:val="28"/>
          <w:szCs w:val="28"/>
        </w:rPr>
        <w:t>работать со</w:t>
      </w:r>
      <w:r w:rsidR="001532B8" w:rsidRPr="001532B8">
        <w:rPr>
          <w:rFonts w:ascii="Times New Roman" w:hAnsi="Times New Roman" w:cs="Times New Roman"/>
          <w:sz w:val="28"/>
          <w:szCs w:val="28"/>
        </w:rPr>
        <w:t xml:space="preserve"> </w:t>
      </w:r>
      <w:r w:rsidR="001532B8">
        <w:rPr>
          <w:rFonts w:ascii="Times New Roman" w:hAnsi="Times New Roman" w:cs="Times New Roman"/>
          <w:sz w:val="28"/>
          <w:szCs w:val="28"/>
        </w:rPr>
        <w:t>сложными</w:t>
      </w:r>
      <w:r w:rsidR="001532B8" w:rsidRPr="001532B8">
        <w:rPr>
          <w:rFonts w:ascii="Times New Roman" w:hAnsi="Times New Roman" w:cs="Times New Roman"/>
          <w:sz w:val="28"/>
          <w:szCs w:val="28"/>
        </w:rPr>
        <w:t xml:space="preserve"> </w:t>
      </w:r>
      <w:r w:rsidR="001532B8">
        <w:rPr>
          <w:rFonts w:ascii="Times New Roman" w:hAnsi="Times New Roman" w:cs="Times New Roman"/>
          <w:sz w:val="28"/>
          <w:szCs w:val="28"/>
        </w:rPr>
        <w:t>изображениями</w:t>
      </w:r>
      <w:r w:rsidR="001532B8" w:rsidRPr="001532B8">
        <w:rPr>
          <w:rFonts w:ascii="Times New Roman" w:hAnsi="Times New Roman" w:cs="Times New Roman"/>
          <w:sz w:val="28"/>
          <w:szCs w:val="28"/>
        </w:rPr>
        <w:t xml:space="preserve"> и</w:t>
      </w:r>
      <w:r w:rsidR="001532B8">
        <w:rPr>
          <w:rFonts w:ascii="Times New Roman" w:hAnsi="Times New Roman" w:cs="Times New Roman"/>
          <w:sz w:val="28"/>
          <w:szCs w:val="28"/>
        </w:rPr>
        <w:t xml:space="preserve"> даёт довольно точные результаты их обработки</w:t>
      </w:r>
      <w:r w:rsidR="001532B8" w:rsidRPr="001532B8">
        <w:rPr>
          <w:rFonts w:ascii="Times New Roman" w:hAnsi="Times New Roman" w:cs="Times New Roman"/>
          <w:sz w:val="28"/>
          <w:szCs w:val="28"/>
        </w:rPr>
        <w:t>.</w:t>
      </w:r>
    </w:p>
    <w:p w14:paraId="46D64531" w14:textId="77777777" w:rsidR="00A1506D" w:rsidRDefault="001532B8" w:rsidP="00A1506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нейронными сетям</w:t>
      </w:r>
      <w:r w:rsidR="00A1506D">
        <w:rPr>
          <w:rFonts w:ascii="Times New Roman" w:hAnsi="Times New Roman" w:cs="Times New Roman"/>
          <w:sz w:val="28"/>
          <w:szCs w:val="28"/>
        </w:rPr>
        <w:t>и</w:t>
      </w:r>
      <w:r>
        <w:rPr>
          <w:rFonts w:ascii="Times New Roman" w:hAnsi="Times New Roman" w:cs="Times New Roman"/>
          <w:sz w:val="28"/>
          <w:szCs w:val="28"/>
        </w:rPr>
        <w:t xml:space="preserve"> можно добиться </w:t>
      </w:r>
      <w:r w:rsidR="00A1506D">
        <w:rPr>
          <w:rFonts w:ascii="Times New Roman" w:hAnsi="Times New Roman" w:cs="Times New Roman"/>
          <w:sz w:val="28"/>
          <w:szCs w:val="28"/>
        </w:rPr>
        <w:t xml:space="preserve">необходимых результатов в компьютерном зрении. С их помощью изображение становится больше похожим на то, которое видит человеческий глаз, что позволяет </w:t>
      </w:r>
      <w:r w:rsidR="00A1506D">
        <w:rPr>
          <w:rFonts w:ascii="Times New Roman" w:hAnsi="Times New Roman" w:cs="Times New Roman"/>
          <w:sz w:val="28"/>
          <w:szCs w:val="28"/>
        </w:rPr>
        <w:lastRenderedPageBreak/>
        <w:t>эффективно разработать систему ориентирования в пространстве для автономных транспортных средств.</w:t>
      </w:r>
    </w:p>
    <w:p w14:paraId="252954A0" w14:textId="77777777" w:rsidR="001532B8" w:rsidRDefault="001532B8" w:rsidP="001532B8">
      <w:pPr>
        <w:spacing w:after="0" w:line="360" w:lineRule="auto"/>
        <w:ind w:firstLine="708"/>
        <w:jc w:val="both"/>
        <w:rPr>
          <w:rFonts w:ascii="Times New Roman" w:hAnsi="Times New Roman" w:cs="Times New Roman"/>
          <w:sz w:val="28"/>
          <w:szCs w:val="28"/>
        </w:rPr>
      </w:pPr>
    </w:p>
    <w:p w14:paraId="3DA04036" w14:textId="77777777" w:rsidR="006D0FCF" w:rsidRDefault="006D0FCF" w:rsidP="001532B8">
      <w:pPr>
        <w:spacing w:after="0" w:line="360" w:lineRule="auto"/>
        <w:ind w:firstLine="708"/>
        <w:jc w:val="both"/>
        <w:rPr>
          <w:rFonts w:ascii="Times New Roman" w:hAnsi="Times New Roman" w:cs="Times New Roman"/>
          <w:b/>
          <w:sz w:val="32"/>
          <w:szCs w:val="28"/>
        </w:rPr>
      </w:pPr>
      <w:r w:rsidRPr="006D0FCF">
        <w:rPr>
          <w:rFonts w:ascii="Times New Roman" w:hAnsi="Times New Roman" w:cs="Times New Roman"/>
          <w:b/>
          <w:sz w:val="32"/>
          <w:szCs w:val="28"/>
        </w:rPr>
        <w:t>Глава 2. Используемые методы для реализации</w:t>
      </w:r>
    </w:p>
    <w:p w14:paraId="47CC3966" w14:textId="7E16E875" w:rsidR="004A0DEF" w:rsidRDefault="004A0DEF" w:rsidP="001532B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реализации алгоритма навигации внутри помещений с использованием камеры</w:t>
      </w:r>
      <w:ins w:id="2" w:author="Alexey (SUAI)" w:date="2017-05-30T23:13:00Z">
        <w:r w:rsidR="00D5064A">
          <w:rPr>
            <w:rFonts w:ascii="Times New Roman" w:hAnsi="Times New Roman" w:cs="Times New Roman"/>
            <w:sz w:val="28"/>
            <w:szCs w:val="28"/>
          </w:rPr>
          <w:t xml:space="preserve"> </w:t>
        </w:r>
      </w:ins>
      <w:r w:rsidR="00D5064A">
        <w:rPr>
          <w:rFonts w:ascii="Times New Roman" w:hAnsi="Times New Roman" w:cs="Times New Roman"/>
          <w:sz w:val="28"/>
          <w:szCs w:val="28"/>
        </w:rPr>
        <w:t>применяется ряд</w:t>
      </w:r>
      <w:r>
        <w:rPr>
          <w:rFonts w:ascii="Times New Roman" w:hAnsi="Times New Roman" w:cs="Times New Roman"/>
          <w:sz w:val="28"/>
          <w:szCs w:val="28"/>
        </w:rPr>
        <w:t xml:space="preserve"> метод</w:t>
      </w:r>
      <w:r w:rsidR="00D5064A">
        <w:rPr>
          <w:rFonts w:ascii="Times New Roman" w:hAnsi="Times New Roman" w:cs="Times New Roman"/>
          <w:sz w:val="28"/>
          <w:szCs w:val="28"/>
        </w:rPr>
        <w:t>ов</w:t>
      </w:r>
      <w:r>
        <w:rPr>
          <w:rFonts w:ascii="Times New Roman" w:hAnsi="Times New Roman" w:cs="Times New Roman"/>
          <w:sz w:val="28"/>
          <w:szCs w:val="28"/>
        </w:rPr>
        <w:t xml:space="preserve"> обработки изображения, которые будут </w:t>
      </w:r>
      <w:r w:rsidR="00D5064A">
        <w:rPr>
          <w:rFonts w:ascii="Times New Roman" w:hAnsi="Times New Roman" w:cs="Times New Roman"/>
          <w:sz w:val="28"/>
          <w:szCs w:val="28"/>
        </w:rPr>
        <w:t xml:space="preserve">приведены </w:t>
      </w:r>
      <w:r>
        <w:rPr>
          <w:rFonts w:ascii="Times New Roman" w:hAnsi="Times New Roman" w:cs="Times New Roman"/>
          <w:sz w:val="28"/>
          <w:szCs w:val="28"/>
        </w:rPr>
        <w:t>в данной главе. Эти методы заключаются в преобразованиях изображения, обнаружении и выделении на нём границ объектов.</w:t>
      </w:r>
    </w:p>
    <w:p w14:paraId="00C2D979" w14:textId="77777777" w:rsidR="004A0DEF" w:rsidRPr="004A0DEF" w:rsidRDefault="004A0DEF" w:rsidP="001532B8">
      <w:pPr>
        <w:spacing w:after="0" w:line="360" w:lineRule="auto"/>
        <w:ind w:firstLine="708"/>
        <w:jc w:val="both"/>
        <w:rPr>
          <w:rFonts w:ascii="Times New Roman" w:hAnsi="Times New Roman" w:cs="Times New Roman"/>
          <w:sz w:val="28"/>
          <w:szCs w:val="28"/>
        </w:rPr>
      </w:pPr>
    </w:p>
    <w:p w14:paraId="4E1D9B26" w14:textId="77777777" w:rsidR="006D0FCF" w:rsidRPr="006D0FCF" w:rsidRDefault="006D0FCF" w:rsidP="006D0FCF">
      <w:pPr>
        <w:pStyle w:val="a3"/>
        <w:numPr>
          <w:ilvl w:val="1"/>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Методы обработки изображений</w:t>
      </w:r>
    </w:p>
    <w:p w14:paraId="60D5D061" w14:textId="77777777" w:rsidR="00A1506D" w:rsidRDefault="00A1506D" w:rsidP="00A1506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обнаружения информации</w:t>
      </w:r>
      <w:r w:rsidR="00D67516">
        <w:rPr>
          <w:rFonts w:ascii="Times New Roman" w:hAnsi="Times New Roman" w:cs="Times New Roman"/>
          <w:sz w:val="28"/>
          <w:szCs w:val="28"/>
        </w:rPr>
        <w:t xml:space="preserve"> (например, определенных объектов)</w:t>
      </w:r>
      <w:r>
        <w:rPr>
          <w:rFonts w:ascii="Times New Roman" w:hAnsi="Times New Roman" w:cs="Times New Roman"/>
          <w:sz w:val="28"/>
          <w:szCs w:val="28"/>
        </w:rPr>
        <w:t xml:space="preserve"> на изображениях необходимо производить предварительную обработку изображения</w:t>
      </w:r>
      <w:r w:rsidR="00D67516">
        <w:rPr>
          <w:rFonts w:ascii="Times New Roman" w:hAnsi="Times New Roman" w:cs="Times New Roman"/>
          <w:sz w:val="28"/>
          <w:szCs w:val="28"/>
        </w:rPr>
        <w:t>, которая может производиться несколькими различными способами.</w:t>
      </w:r>
      <w:r w:rsidR="0063485B">
        <w:rPr>
          <w:rFonts w:ascii="Times New Roman" w:hAnsi="Times New Roman" w:cs="Times New Roman"/>
          <w:sz w:val="28"/>
          <w:szCs w:val="28"/>
        </w:rPr>
        <w:t xml:space="preserve"> Каждый рассмотренный в этой главе приём работает с изображениями в градациях серого.</w:t>
      </w:r>
    </w:p>
    <w:p w14:paraId="05A7FACC" w14:textId="77777777" w:rsidR="0063485B" w:rsidRPr="0063485B" w:rsidRDefault="0063485B" w:rsidP="00A1506D">
      <w:pPr>
        <w:spacing w:after="0" w:line="360" w:lineRule="auto"/>
        <w:ind w:firstLine="708"/>
        <w:jc w:val="both"/>
        <w:rPr>
          <w:rFonts w:ascii="Times New Roman" w:hAnsi="Times New Roman" w:cs="Times New Roman"/>
          <w:sz w:val="28"/>
          <w:szCs w:val="28"/>
        </w:rPr>
      </w:pPr>
      <w:r>
        <w:rPr>
          <w:rFonts w:ascii="Times New Roman" w:hAnsi="Times New Roman" w:cs="Times New Roman"/>
          <w:i/>
          <w:sz w:val="28"/>
          <w:szCs w:val="28"/>
        </w:rPr>
        <w:t>(вставить про цветовые пространства</w:t>
      </w:r>
      <w:r w:rsidR="007E04C5">
        <w:rPr>
          <w:rFonts w:ascii="Times New Roman" w:hAnsi="Times New Roman" w:cs="Times New Roman"/>
          <w:i/>
          <w:sz w:val="28"/>
          <w:szCs w:val="28"/>
        </w:rPr>
        <w:t>, они вроде важны в обработке</w:t>
      </w:r>
      <w:r>
        <w:rPr>
          <w:rFonts w:ascii="Times New Roman" w:hAnsi="Times New Roman" w:cs="Times New Roman"/>
          <w:i/>
          <w:sz w:val="28"/>
          <w:szCs w:val="28"/>
        </w:rPr>
        <w:t>?</w:t>
      </w:r>
      <w:r w:rsidR="007E04C5">
        <w:rPr>
          <w:rFonts w:ascii="Times New Roman" w:hAnsi="Times New Roman" w:cs="Times New Roman"/>
          <w:i/>
          <w:sz w:val="28"/>
          <w:szCs w:val="28"/>
        </w:rPr>
        <w:t xml:space="preserve"> далее под каждым пунктом стоит наверно вставить результаты работы </w:t>
      </w:r>
      <w:proofErr w:type="spellStart"/>
      <w:r w:rsidR="007E04C5">
        <w:rPr>
          <w:rFonts w:ascii="Times New Roman" w:hAnsi="Times New Roman" w:cs="Times New Roman"/>
          <w:i/>
          <w:sz w:val="28"/>
          <w:szCs w:val="28"/>
          <w:lang w:val="en-US"/>
        </w:rPr>
        <w:t>opencv</w:t>
      </w:r>
      <w:proofErr w:type="spellEnd"/>
      <w:r w:rsidR="007E04C5">
        <w:rPr>
          <w:rFonts w:ascii="Times New Roman" w:hAnsi="Times New Roman" w:cs="Times New Roman"/>
          <w:i/>
          <w:sz w:val="28"/>
          <w:szCs w:val="28"/>
        </w:rPr>
        <w:t>-</w:t>
      </w:r>
      <w:proofErr w:type="spellStart"/>
      <w:r w:rsidR="007E04C5">
        <w:rPr>
          <w:rFonts w:ascii="Times New Roman" w:hAnsi="Times New Roman" w:cs="Times New Roman"/>
          <w:i/>
          <w:sz w:val="28"/>
          <w:szCs w:val="28"/>
        </w:rPr>
        <w:t>шных</w:t>
      </w:r>
      <w:proofErr w:type="spellEnd"/>
      <w:r w:rsidR="007E04C5">
        <w:rPr>
          <w:rFonts w:ascii="Times New Roman" w:hAnsi="Times New Roman" w:cs="Times New Roman"/>
          <w:i/>
          <w:sz w:val="28"/>
          <w:szCs w:val="28"/>
        </w:rPr>
        <w:t xml:space="preserve"> функций</w:t>
      </w:r>
      <w:r>
        <w:rPr>
          <w:rFonts w:ascii="Times New Roman" w:hAnsi="Times New Roman" w:cs="Times New Roman"/>
          <w:i/>
          <w:sz w:val="28"/>
          <w:szCs w:val="28"/>
        </w:rPr>
        <w:t>)</w:t>
      </w:r>
    </w:p>
    <w:p w14:paraId="184D2A9F" w14:textId="77777777" w:rsidR="0063485B" w:rsidRDefault="0063485B" w:rsidP="00A1506D">
      <w:pPr>
        <w:spacing w:after="0" w:line="360" w:lineRule="auto"/>
        <w:ind w:firstLine="708"/>
        <w:jc w:val="both"/>
        <w:rPr>
          <w:rFonts w:ascii="Times New Roman" w:hAnsi="Times New Roman" w:cs="Times New Roman"/>
          <w:sz w:val="28"/>
          <w:szCs w:val="28"/>
        </w:rPr>
      </w:pPr>
    </w:p>
    <w:p w14:paraId="6368C650" w14:textId="77777777" w:rsidR="0063485B" w:rsidRPr="006D0FCF" w:rsidRDefault="0063485B" w:rsidP="006D0FCF">
      <w:pPr>
        <w:pStyle w:val="a3"/>
        <w:numPr>
          <w:ilvl w:val="2"/>
          <w:numId w:val="1"/>
        </w:numPr>
        <w:spacing w:after="0" w:line="360" w:lineRule="auto"/>
        <w:jc w:val="both"/>
        <w:rPr>
          <w:rFonts w:ascii="Times New Roman" w:hAnsi="Times New Roman" w:cs="Times New Roman"/>
          <w:sz w:val="28"/>
          <w:szCs w:val="28"/>
        </w:rPr>
      </w:pPr>
      <w:r w:rsidRPr="006D0FCF">
        <w:rPr>
          <w:rFonts w:ascii="Times New Roman" w:hAnsi="Times New Roman" w:cs="Times New Roman"/>
          <w:sz w:val="28"/>
          <w:szCs w:val="28"/>
        </w:rPr>
        <w:t>Бинаризация изображения</w:t>
      </w:r>
    </w:p>
    <w:p w14:paraId="458CDFE0" w14:textId="77777777" w:rsidR="0063485B" w:rsidRPr="0063485B" w:rsidRDefault="0063485B" w:rsidP="006348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некоторых задач обработки изображений цвет не играет большой роли, поэтому для кодирования пикселя можно оставить только два значения: 0 или 1, что означает, что точка может находиться в двух состояниях, </w:t>
      </w:r>
      <w:r w:rsidR="00533A65">
        <w:rPr>
          <w:rFonts w:ascii="Times New Roman" w:hAnsi="Times New Roman" w:cs="Times New Roman"/>
          <w:sz w:val="28"/>
          <w:szCs w:val="28"/>
        </w:rPr>
        <w:t>черная</w:t>
      </w:r>
      <w:r>
        <w:rPr>
          <w:rFonts w:ascii="Times New Roman" w:hAnsi="Times New Roman" w:cs="Times New Roman"/>
          <w:sz w:val="28"/>
          <w:szCs w:val="28"/>
        </w:rPr>
        <w:t xml:space="preserve"> и</w:t>
      </w:r>
      <w:r w:rsidR="00533A65">
        <w:rPr>
          <w:rFonts w:ascii="Times New Roman" w:hAnsi="Times New Roman" w:cs="Times New Roman"/>
          <w:sz w:val="28"/>
          <w:szCs w:val="28"/>
        </w:rPr>
        <w:t>ли</w:t>
      </w:r>
      <w:r>
        <w:rPr>
          <w:rFonts w:ascii="Times New Roman" w:hAnsi="Times New Roman" w:cs="Times New Roman"/>
          <w:sz w:val="28"/>
          <w:szCs w:val="28"/>
        </w:rPr>
        <w:t xml:space="preserve"> </w:t>
      </w:r>
      <w:r w:rsidR="00533A65">
        <w:rPr>
          <w:rFonts w:ascii="Times New Roman" w:hAnsi="Times New Roman" w:cs="Times New Roman"/>
          <w:sz w:val="28"/>
          <w:szCs w:val="28"/>
        </w:rPr>
        <w:t>белая соответственно</w:t>
      </w:r>
      <w:r>
        <w:rPr>
          <w:rFonts w:ascii="Times New Roman" w:hAnsi="Times New Roman" w:cs="Times New Roman"/>
          <w:sz w:val="28"/>
          <w:szCs w:val="28"/>
        </w:rPr>
        <w:t xml:space="preserve">. Бинаризация проводится с помощью простого порогового преобразователя, где проверяется </w:t>
      </w:r>
      <w:r w:rsidR="009E551B">
        <w:rPr>
          <w:rFonts w:ascii="Times New Roman" w:hAnsi="Times New Roman" w:cs="Times New Roman"/>
          <w:sz w:val="28"/>
          <w:szCs w:val="28"/>
        </w:rPr>
        <w:t xml:space="preserve">значение </w:t>
      </w:r>
      <w:r>
        <w:rPr>
          <w:rFonts w:ascii="Times New Roman" w:hAnsi="Times New Roman" w:cs="Times New Roman"/>
          <w:sz w:val="28"/>
          <w:szCs w:val="28"/>
        </w:rPr>
        <w:t>пикселя, и если оно перешло порог, значит пиксель делается черным, иначе белым.</w:t>
      </w:r>
    </w:p>
    <w:p w14:paraId="48757508" w14:textId="77777777" w:rsidR="00EA391C" w:rsidRPr="009E551B" w:rsidRDefault="00EA391C" w:rsidP="00EA391C">
      <w:pPr>
        <w:spacing w:after="0" w:line="360" w:lineRule="auto"/>
        <w:ind w:left="709"/>
        <w:jc w:val="both"/>
        <w:rPr>
          <w:rFonts w:ascii="Times New Roman" w:hAnsi="Times New Roman" w:cs="Times New Roman"/>
          <w:sz w:val="28"/>
          <w:szCs w:val="28"/>
        </w:rPr>
      </w:pPr>
    </w:p>
    <w:p w14:paraId="5D1799E2" w14:textId="77777777" w:rsidR="009E551B" w:rsidRPr="006D0FCF" w:rsidRDefault="009E551B" w:rsidP="006D0FCF">
      <w:pPr>
        <w:pStyle w:val="a3"/>
        <w:numPr>
          <w:ilvl w:val="2"/>
          <w:numId w:val="1"/>
        </w:numPr>
        <w:spacing w:after="0" w:line="360" w:lineRule="auto"/>
        <w:jc w:val="both"/>
        <w:rPr>
          <w:rFonts w:ascii="Times New Roman" w:hAnsi="Times New Roman" w:cs="Times New Roman"/>
          <w:sz w:val="28"/>
          <w:szCs w:val="28"/>
        </w:rPr>
      </w:pPr>
      <w:r w:rsidRPr="006D0FCF">
        <w:rPr>
          <w:rFonts w:ascii="Times New Roman" w:hAnsi="Times New Roman" w:cs="Times New Roman"/>
          <w:sz w:val="28"/>
          <w:szCs w:val="28"/>
        </w:rPr>
        <w:t>Морфологические преобразования</w:t>
      </w:r>
    </w:p>
    <w:p w14:paraId="6D77551B" w14:textId="77777777" w:rsidR="00533A65" w:rsidRPr="00533A65" w:rsidRDefault="00533A65" w:rsidP="00533A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Исходное изображение может</w:t>
      </w:r>
      <w:r w:rsidRPr="00533A65">
        <w:rPr>
          <w:rFonts w:ascii="Times New Roman" w:hAnsi="Times New Roman" w:cs="Times New Roman"/>
          <w:sz w:val="28"/>
          <w:szCs w:val="28"/>
        </w:rPr>
        <w:t xml:space="preserve"> содержать шум</w:t>
      </w:r>
      <w:r>
        <w:rPr>
          <w:rFonts w:ascii="Times New Roman" w:hAnsi="Times New Roman" w:cs="Times New Roman"/>
          <w:sz w:val="28"/>
          <w:szCs w:val="28"/>
        </w:rPr>
        <w:t xml:space="preserve"> и другие артефакты</w:t>
      </w:r>
      <w:r w:rsidRPr="00533A65">
        <w:rPr>
          <w:rFonts w:ascii="Times New Roman" w:hAnsi="Times New Roman" w:cs="Times New Roman"/>
          <w:sz w:val="28"/>
          <w:szCs w:val="28"/>
        </w:rPr>
        <w:t>. Для борьбы с этими проблемами применяют операции м</w:t>
      </w:r>
      <w:r>
        <w:rPr>
          <w:rFonts w:ascii="Times New Roman" w:hAnsi="Times New Roman" w:cs="Times New Roman"/>
          <w:sz w:val="28"/>
          <w:szCs w:val="28"/>
        </w:rPr>
        <w:t>атематической морфологии. Каждый</w:t>
      </w:r>
      <w:r w:rsidRPr="00533A65">
        <w:rPr>
          <w:rFonts w:ascii="Times New Roman" w:hAnsi="Times New Roman" w:cs="Times New Roman"/>
          <w:sz w:val="28"/>
          <w:szCs w:val="28"/>
        </w:rPr>
        <w:t xml:space="preserve"> </w:t>
      </w:r>
      <w:r>
        <w:rPr>
          <w:rFonts w:ascii="Times New Roman" w:hAnsi="Times New Roman" w:cs="Times New Roman"/>
          <w:sz w:val="28"/>
          <w:szCs w:val="28"/>
        </w:rPr>
        <w:t>пиксель(точка)</w:t>
      </w:r>
      <w:r w:rsidRPr="00533A65">
        <w:rPr>
          <w:rFonts w:ascii="Times New Roman" w:hAnsi="Times New Roman" w:cs="Times New Roman"/>
          <w:sz w:val="28"/>
          <w:szCs w:val="28"/>
        </w:rPr>
        <w:t xml:space="preserve"> исходного изображения рассматривается с некоторой окрестностью. </w:t>
      </w:r>
      <w:r>
        <w:rPr>
          <w:rFonts w:ascii="Times New Roman" w:hAnsi="Times New Roman" w:cs="Times New Roman"/>
          <w:sz w:val="28"/>
          <w:szCs w:val="28"/>
        </w:rPr>
        <w:t>Размер и её форма задаются какой-либо произвольной структурной фигурой</w:t>
      </w:r>
      <w:r w:rsidRPr="00533A65">
        <w:rPr>
          <w:rFonts w:ascii="Times New Roman" w:hAnsi="Times New Roman" w:cs="Times New Roman"/>
          <w:sz w:val="28"/>
          <w:szCs w:val="28"/>
        </w:rPr>
        <w:t xml:space="preserve">, </w:t>
      </w:r>
      <w:r>
        <w:rPr>
          <w:rFonts w:ascii="Times New Roman" w:hAnsi="Times New Roman" w:cs="Times New Roman"/>
          <w:sz w:val="28"/>
          <w:szCs w:val="28"/>
        </w:rPr>
        <w:t>но в большинстве случаем ей является квадрат 3х3</w:t>
      </w:r>
      <w:r w:rsidRPr="00533A65">
        <w:rPr>
          <w:rFonts w:ascii="Times New Roman" w:hAnsi="Times New Roman" w:cs="Times New Roman"/>
          <w:sz w:val="28"/>
          <w:szCs w:val="28"/>
        </w:rPr>
        <w:t xml:space="preserve">. </w:t>
      </w:r>
      <w:r>
        <w:rPr>
          <w:rFonts w:ascii="Times New Roman" w:hAnsi="Times New Roman" w:cs="Times New Roman"/>
          <w:sz w:val="28"/>
          <w:szCs w:val="28"/>
        </w:rPr>
        <w:t>Обычно применяются две основные операции, сужение и расширение, и их комбинации.</w:t>
      </w:r>
    </w:p>
    <w:p w14:paraId="1608DD21" w14:textId="77777777" w:rsidR="00533A65" w:rsidRPr="00533A65" w:rsidRDefault="00533A65" w:rsidP="00533A65">
      <w:pPr>
        <w:spacing w:after="0" w:line="360" w:lineRule="auto"/>
        <w:ind w:left="709"/>
        <w:jc w:val="both"/>
        <w:rPr>
          <w:rFonts w:ascii="Times New Roman" w:hAnsi="Times New Roman" w:cs="Times New Roman"/>
          <w:sz w:val="28"/>
          <w:szCs w:val="28"/>
        </w:rPr>
      </w:pPr>
    </w:p>
    <w:p w14:paraId="6D17F940" w14:textId="77777777" w:rsidR="00533A65" w:rsidRPr="00533A65" w:rsidRDefault="00533A65" w:rsidP="00034482">
      <w:pPr>
        <w:pStyle w:val="a3"/>
        <w:numPr>
          <w:ilvl w:val="0"/>
          <w:numId w:val="5"/>
        </w:numPr>
        <w:spacing w:after="0" w:line="360" w:lineRule="auto"/>
        <w:ind w:left="993" w:hanging="284"/>
        <w:jc w:val="both"/>
        <w:rPr>
          <w:rFonts w:ascii="Times New Roman" w:hAnsi="Times New Roman" w:cs="Times New Roman"/>
          <w:sz w:val="28"/>
          <w:szCs w:val="28"/>
        </w:rPr>
      </w:pPr>
      <w:r w:rsidRPr="00533A65">
        <w:rPr>
          <w:rFonts w:ascii="Times New Roman" w:hAnsi="Times New Roman" w:cs="Times New Roman"/>
          <w:sz w:val="28"/>
          <w:szCs w:val="28"/>
        </w:rPr>
        <w:t>Сужение (</w:t>
      </w:r>
      <w:proofErr w:type="spellStart"/>
      <w:r w:rsidRPr="00533A65">
        <w:rPr>
          <w:rFonts w:ascii="Times New Roman" w:hAnsi="Times New Roman" w:cs="Times New Roman"/>
          <w:sz w:val="28"/>
          <w:szCs w:val="28"/>
        </w:rPr>
        <w:t>Erode</w:t>
      </w:r>
      <w:proofErr w:type="spellEnd"/>
      <w:r w:rsidRPr="00533A65">
        <w:rPr>
          <w:rFonts w:ascii="Times New Roman" w:hAnsi="Times New Roman" w:cs="Times New Roman"/>
          <w:sz w:val="28"/>
          <w:szCs w:val="28"/>
        </w:rPr>
        <w:t>) –</w:t>
      </w:r>
      <w:r>
        <w:rPr>
          <w:rFonts w:ascii="Times New Roman" w:hAnsi="Times New Roman" w:cs="Times New Roman"/>
          <w:sz w:val="28"/>
          <w:szCs w:val="28"/>
        </w:rPr>
        <w:t xml:space="preserve"> логическое</w:t>
      </w:r>
      <w:r w:rsidRPr="00533A65">
        <w:rPr>
          <w:rFonts w:ascii="Times New Roman" w:hAnsi="Times New Roman" w:cs="Times New Roman"/>
          <w:sz w:val="28"/>
          <w:szCs w:val="28"/>
        </w:rPr>
        <w:t xml:space="preserve"> </w:t>
      </w:r>
      <w:proofErr w:type="gramStart"/>
      <w:r w:rsidRPr="00533A65">
        <w:rPr>
          <w:rFonts w:ascii="Times New Roman" w:hAnsi="Times New Roman" w:cs="Times New Roman"/>
          <w:sz w:val="28"/>
          <w:szCs w:val="28"/>
        </w:rPr>
        <w:t>И</w:t>
      </w:r>
      <w:proofErr w:type="gramEnd"/>
      <w:r w:rsidRPr="00533A65">
        <w:rPr>
          <w:rFonts w:ascii="Times New Roman" w:hAnsi="Times New Roman" w:cs="Times New Roman"/>
          <w:sz w:val="28"/>
          <w:szCs w:val="28"/>
        </w:rPr>
        <w:t xml:space="preserve">, точка принимает </w:t>
      </w:r>
      <w:r>
        <w:rPr>
          <w:rFonts w:ascii="Times New Roman" w:hAnsi="Times New Roman" w:cs="Times New Roman"/>
          <w:sz w:val="28"/>
          <w:szCs w:val="28"/>
        </w:rPr>
        <w:t xml:space="preserve">определенное </w:t>
      </w:r>
      <w:r w:rsidRPr="00533A65">
        <w:rPr>
          <w:rFonts w:ascii="Times New Roman" w:hAnsi="Times New Roman" w:cs="Times New Roman"/>
          <w:sz w:val="28"/>
          <w:szCs w:val="28"/>
        </w:rPr>
        <w:t>значение если все</w:t>
      </w:r>
      <w:r>
        <w:rPr>
          <w:rFonts w:ascii="Times New Roman" w:hAnsi="Times New Roman" w:cs="Times New Roman"/>
          <w:sz w:val="28"/>
          <w:szCs w:val="28"/>
        </w:rPr>
        <w:t xml:space="preserve"> точки</w:t>
      </w:r>
      <w:r w:rsidRPr="00533A65">
        <w:rPr>
          <w:rFonts w:ascii="Times New Roman" w:hAnsi="Times New Roman" w:cs="Times New Roman"/>
          <w:sz w:val="28"/>
          <w:szCs w:val="28"/>
        </w:rPr>
        <w:t xml:space="preserve"> в окрестности </w:t>
      </w:r>
      <w:r>
        <w:rPr>
          <w:rFonts w:ascii="Times New Roman" w:hAnsi="Times New Roman" w:cs="Times New Roman"/>
          <w:sz w:val="28"/>
          <w:szCs w:val="28"/>
        </w:rPr>
        <w:t>имеют такое же значение</w:t>
      </w:r>
      <w:r w:rsidRPr="00533A65">
        <w:rPr>
          <w:rFonts w:ascii="Times New Roman" w:hAnsi="Times New Roman" w:cs="Times New Roman"/>
          <w:sz w:val="28"/>
          <w:szCs w:val="28"/>
        </w:rPr>
        <w:t>.</w:t>
      </w:r>
    </w:p>
    <w:p w14:paraId="4BC20A47" w14:textId="77777777" w:rsidR="00533A65" w:rsidRPr="00533A65" w:rsidRDefault="00533A65" w:rsidP="00533A65">
      <w:pPr>
        <w:pStyle w:val="a3"/>
        <w:numPr>
          <w:ilvl w:val="0"/>
          <w:numId w:val="5"/>
        </w:numPr>
        <w:spacing w:after="0" w:line="360" w:lineRule="auto"/>
        <w:jc w:val="both"/>
        <w:rPr>
          <w:rFonts w:ascii="Times New Roman" w:hAnsi="Times New Roman" w:cs="Times New Roman"/>
          <w:sz w:val="28"/>
          <w:szCs w:val="28"/>
        </w:rPr>
      </w:pPr>
      <w:r w:rsidRPr="00533A65">
        <w:rPr>
          <w:rFonts w:ascii="Times New Roman" w:hAnsi="Times New Roman" w:cs="Times New Roman"/>
          <w:sz w:val="28"/>
          <w:szCs w:val="28"/>
        </w:rPr>
        <w:t>Расширен</w:t>
      </w:r>
      <w:r>
        <w:rPr>
          <w:rFonts w:ascii="Times New Roman" w:hAnsi="Times New Roman" w:cs="Times New Roman"/>
          <w:sz w:val="28"/>
          <w:szCs w:val="28"/>
        </w:rPr>
        <w:t>ие (</w:t>
      </w:r>
      <w:proofErr w:type="spellStart"/>
      <w:r>
        <w:rPr>
          <w:rFonts w:ascii="Times New Roman" w:hAnsi="Times New Roman" w:cs="Times New Roman"/>
          <w:sz w:val="28"/>
          <w:szCs w:val="28"/>
        </w:rPr>
        <w:t>Dilate</w:t>
      </w:r>
      <w:proofErr w:type="spellEnd"/>
      <w:r>
        <w:rPr>
          <w:rFonts w:ascii="Times New Roman" w:hAnsi="Times New Roman" w:cs="Times New Roman"/>
          <w:sz w:val="28"/>
          <w:szCs w:val="28"/>
        </w:rPr>
        <w:t>) – логическое</w:t>
      </w:r>
      <w:r w:rsidRPr="00533A65">
        <w:rPr>
          <w:rFonts w:ascii="Times New Roman" w:hAnsi="Times New Roman" w:cs="Times New Roman"/>
          <w:sz w:val="28"/>
          <w:szCs w:val="28"/>
        </w:rPr>
        <w:t xml:space="preserve"> ИЛИ, точка принимает </w:t>
      </w:r>
      <w:r>
        <w:rPr>
          <w:rFonts w:ascii="Times New Roman" w:hAnsi="Times New Roman" w:cs="Times New Roman"/>
          <w:sz w:val="28"/>
          <w:szCs w:val="28"/>
        </w:rPr>
        <w:t xml:space="preserve">определенное </w:t>
      </w:r>
      <w:r w:rsidRPr="00533A65">
        <w:rPr>
          <w:rFonts w:ascii="Times New Roman" w:hAnsi="Times New Roman" w:cs="Times New Roman"/>
          <w:sz w:val="28"/>
          <w:szCs w:val="28"/>
        </w:rPr>
        <w:t>значение</w:t>
      </w:r>
      <w:r>
        <w:rPr>
          <w:rFonts w:ascii="Times New Roman" w:hAnsi="Times New Roman" w:cs="Times New Roman"/>
          <w:sz w:val="28"/>
          <w:szCs w:val="28"/>
        </w:rPr>
        <w:t>,</w:t>
      </w:r>
      <w:r w:rsidRPr="00533A65">
        <w:rPr>
          <w:rFonts w:ascii="Times New Roman" w:hAnsi="Times New Roman" w:cs="Times New Roman"/>
          <w:sz w:val="28"/>
          <w:szCs w:val="28"/>
        </w:rPr>
        <w:t xml:space="preserve"> </w:t>
      </w:r>
      <w:r>
        <w:rPr>
          <w:rFonts w:ascii="Times New Roman" w:hAnsi="Times New Roman" w:cs="Times New Roman"/>
          <w:sz w:val="28"/>
          <w:szCs w:val="28"/>
        </w:rPr>
        <w:t>если хотя бы одна точка в окрестности принимает такое же значение</w:t>
      </w:r>
      <w:r w:rsidRPr="00533A65">
        <w:rPr>
          <w:rFonts w:ascii="Times New Roman" w:hAnsi="Times New Roman" w:cs="Times New Roman"/>
          <w:sz w:val="28"/>
          <w:szCs w:val="28"/>
        </w:rPr>
        <w:t>.</w:t>
      </w:r>
    </w:p>
    <w:p w14:paraId="6E1133B6" w14:textId="77777777" w:rsidR="00533A65" w:rsidRPr="00533A65" w:rsidRDefault="00533A65" w:rsidP="00533A65">
      <w:pPr>
        <w:pStyle w:val="a3"/>
        <w:numPr>
          <w:ilvl w:val="0"/>
          <w:numId w:val="5"/>
        </w:numPr>
        <w:spacing w:after="0" w:line="360" w:lineRule="auto"/>
        <w:jc w:val="both"/>
        <w:rPr>
          <w:rFonts w:ascii="Times New Roman" w:hAnsi="Times New Roman" w:cs="Times New Roman"/>
          <w:sz w:val="28"/>
          <w:szCs w:val="28"/>
        </w:rPr>
      </w:pPr>
      <w:r w:rsidRPr="00533A65">
        <w:rPr>
          <w:rFonts w:ascii="Times New Roman" w:hAnsi="Times New Roman" w:cs="Times New Roman"/>
          <w:sz w:val="28"/>
          <w:szCs w:val="28"/>
        </w:rPr>
        <w:t>Закрытие (</w:t>
      </w:r>
      <w:proofErr w:type="spellStart"/>
      <w:r w:rsidRPr="00533A65">
        <w:rPr>
          <w:rFonts w:ascii="Times New Roman" w:hAnsi="Times New Roman" w:cs="Times New Roman"/>
          <w:sz w:val="28"/>
          <w:szCs w:val="28"/>
        </w:rPr>
        <w:t>closing</w:t>
      </w:r>
      <w:proofErr w:type="spellEnd"/>
      <w:r w:rsidRPr="00533A65">
        <w:rPr>
          <w:rFonts w:ascii="Times New Roman" w:hAnsi="Times New Roman" w:cs="Times New Roman"/>
          <w:sz w:val="28"/>
          <w:szCs w:val="28"/>
        </w:rPr>
        <w:t>) – последовательное выполнение расширения и сужения.</w:t>
      </w:r>
    </w:p>
    <w:p w14:paraId="24F9B8DE" w14:textId="77777777" w:rsidR="00533A65" w:rsidRPr="00533A65" w:rsidRDefault="00533A65" w:rsidP="00533A65">
      <w:pPr>
        <w:pStyle w:val="a3"/>
        <w:numPr>
          <w:ilvl w:val="0"/>
          <w:numId w:val="5"/>
        </w:numPr>
        <w:spacing w:after="0" w:line="360" w:lineRule="auto"/>
        <w:jc w:val="both"/>
        <w:rPr>
          <w:rFonts w:ascii="Times New Roman" w:hAnsi="Times New Roman" w:cs="Times New Roman"/>
          <w:sz w:val="28"/>
          <w:szCs w:val="28"/>
        </w:rPr>
      </w:pPr>
      <w:r w:rsidRPr="00533A65">
        <w:rPr>
          <w:rFonts w:ascii="Times New Roman" w:hAnsi="Times New Roman" w:cs="Times New Roman"/>
          <w:sz w:val="28"/>
          <w:szCs w:val="28"/>
        </w:rPr>
        <w:t>Раскрытие (</w:t>
      </w:r>
      <w:proofErr w:type="spellStart"/>
      <w:r w:rsidRPr="00533A65">
        <w:rPr>
          <w:rFonts w:ascii="Times New Roman" w:hAnsi="Times New Roman" w:cs="Times New Roman"/>
          <w:sz w:val="28"/>
          <w:szCs w:val="28"/>
        </w:rPr>
        <w:t>opening</w:t>
      </w:r>
      <w:proofErr w:type="spellEnd"/>
      <w:r w:rsidRPr="00533A65">
        <w:rPr>
          <w:rFonts w:ascii="Times New Roman" w:hAnsi="Times New Roman" w:cs="Times New Roman"/>
          <w:sz w:val="28"/>
          <w:szCs w:val="28"/>
        </w:rPr>
        <w:t>) – последовательное выполнение сужения и расширения.</w:t>
      </w:r>
    </w:p>
    <w:p w14:paraId="1B35D7EB" w14:textId="77777777" w:rsidR="009E551B" w:rsidRDefault="009E551B" w:rsidP="00EA391C">
      <w:pPr>
        <w:spacing w:after="0" w:line="360" w:lineRule="auto"/>
        <w:ind w:left="709"/>
        <w:jc w:val="both"/>
        <w:rPr>
          <w:rFonts w:ascii="Times New Roman" w:hAnsi="Times New Roman" w:cs="Times New Roman"/>
          <w:i/>
          <w:sz w:val="28"/>
          <w:szCs w:val="28"/>
        </w:rPr>
      </w:pPr>
    </w:p>
    <w:p w14:paraId="7BA91FD8" w14:textId="77777777" w:rsidR="009E551B" w:rsidRPr="00034482" w:rsidRDefault="00034482" w:rsidP="006D0FCF">
      <w:pPr>
        <w:pStyle w:val="a3"/>
        <w:numPr>
          <w:ilvl w:val="2"/>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Фильтры</w:t>
      </w:r>
    </w:p>
    <w:p w14:paraId="22379AA1" w14:textId="77777777" w:rsidR="00034482" w:rsidRDefault="00034482" w:rsidP="0003448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Часто, во избежание тех же шумов, на изображение накладываются различные фильтры. Применение фильтра – значит изменение значения каждой точки в зависимости от её окрестности, а размер этой окрестности называю</w:t>
      </w:r>
      <w:r w:rsidR="006D3BCD">
        <w:rPr>
          <w:rFonts w:ascii="Times New Roman" w:hAnsi="Times New Roman" w:cs="Times New Roman"/>
          <w:sz w:val="28"/>
          <w:szCs w:val="28"/>
        </w:rPr>
        <w:t>т размером фильтра.</w:t>
      </w:r>
    </w:p>
    <w:p w14:paraId="4A33E163" w14:textId="77777777" w:rsidR="006D3BCD" w:rsidRDefault="006D3BCD" w:rsidP="0003448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Фильтры строятся на матричных преобразованиях и реализуются через </w:t>
      </w:r>
      <w:proofErr w:type="spellStart"/>
      <w:r>
        <w:rPr>
          <w:rFonts w:ascii="Times New Roman" w:hAnsi="Times New Roman" w:cs="Times New Roman"/>
          <w:sz w:val="28"/>
          <w:szCs w:val="28"/>
        </w:rPr>
        <w:t>свёрточный</w:t>
      </w:r>
      <w:proofErr w:type="spellEnd"/>
      <w:r>
        <w:rPr>
          <w:rFonts w:ascii="Times New Roman" w:hAnsi="Times New Roman" w:cs="Times New Roman"/>
          <w:sz w:val="28"/>
          <w:szCs w:val="28"/>
        </w:rPr>
        <w:t xml:space="preserve"> фильтр, который имеет следующий вид:</w:t>
      </w:r>
    </w:p>
    <w:p w14:paraId="435A7712" w14:textId="77777777" w:rsidR="006D3BCD" w:rsidRPr="006D3BCD" w:rsidRDefault="00C32BDF" w:rsidP="00034482">
      <w:pPr>
        <w:spacing w:after="0" w:line="360" w:lineRule="auto"/>
        <w:ind w:firstLine="708"/>
        <w:jc w:val="both"/>
        <w:rPr>
          <w:rFonts w:ascii="Times New Roman" w:hAnsi="Times New Roman" w:cs="Times New Roman"/>
          <w:i/>
          <w:sz w:val="28"/>
          <w:szCs w:val="28"/>
          <w:lang w:val="en-US"/>
        </w:rPr>
      </w:pPr>
      <m:oMathPara>
        <m:oMath>
          <m:d>
            <m:dPr>
              <m:ctrlPr>
                <w:rPr>
                  <w:rFonts w:ascii="Cambria Math" w:hAnsi="Cambria Math" w:cs="Times New Roman"/>
                  <w:i/>
                  <w:sz w:val="28"/>
                  <w:szCs w:val="28"/>
                </w:rPr>
              </m:ctrlPr>
            </m:dPr>
            <m:e>
              <m:r>
                <w:rPr>
                  <w:rFonts w:ascii="Cambria Math" w:hAnsi="Cambria Math" w:cs="Times New Roman"/>
                  <w:sz w:val="28"/>
                  <w:szCs w:val="28"/>
                  <w:lang w:val="en-US"/>
                </w:rPr>
                <m:t>f*g</m:t>
              </m:r>
              <m:ctrlPr>
                <w:rPr>
                  <w:rFonts w:ascii="Cambria Math" w:hAnsi="Cambria Math" w:cs="Times New Roman"/>
                  <w:i/>
                  <w:sz w:val="28"/>
                  <w:szCs w:val="28"/>
                  <w:lang w:val="en-US"/>
                </w:rPr>
              </m:ctrlPr>
            </m:e>
          </m:d>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m,n</m:t>
              </m:r>
            </m:e>
          </m:d>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k,l</m:t>
              </m:r>
            </m:sub>
            <m:sup/>
            <m:e>
              <m:r>
                <w:rPr>
                  <w:rFonts w:ascii="Cambria Math" w:hAnsi="Cambria Math" w:cs="Times New Roman"/>
                  <w:sz w:val="28"/>
                  <w:szCs w:val="28"/>
                  <w:lang w:val="en-US"/>
                </w:rPr>
                <m:t>f</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m-k,n-l</m:t>
                  </m:r>
                </m:e>
              </m:d>
              <m:r>
                <w:rPr>
                  <w:rFonts w:ascii="Cambria Math" w:hAnsi="Cambria Math" w:cs="Times New Roman"/>
                  <w:sz w:val="28"/>
                  <w:szCs w:val="28"/>
                  <w:lang w:val="en-US"/>
                </w:rPr>
                <m:t>*g[k,l]</m:t>
              </m:r>
            </m:e>
          </m:nary>
        </m:oMath>
      </m:oMathPara>
    </w:p>
    <w:p w14:paraId="0096BACB" w14:textId="77777777" w:rsidR="009E551B" w:rsidRDefault="000A50E3" w:rsidP="00EA391C">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f</w:t>
      </w:r>
      <w:r w:rsidRPr="000A50E3">
        <w:rPr>
          <w:rFonts w:ascii="Times New Roman" w:hAnsi="Times New Roman" w:cs="Times New Roman"/>
          <w:i/>
          <w:sz w:val="28"/>
          <w:szCs w:val="28"/>
        </w:rPr>
        <w:t xml:space="preserve"> </w:t>
      </w:r>
      <w:r>
        <w:rPr>
          <w:rFonts w:ascii="Times New Roman" w:hAnsi="Times New Roman" w:cs="Times New Roman"/>
          <w:sz w:val="28"/>
          <w:szCs w:val="28"/>
        </w:rPr>
        <w:t xml:space="preserve">– исходное изображение, </w:t>
      </w:r>
      <w:r>
        <w:rPr>
          <w:rFonts w:ascii="Times New Roman" w:hAnsi="Times New Roman" w:cs="Times New Roman"/>
          <w:i/>
          <w:sz w:val="28"/>
          <w:szCs w:val="28"/>
          <w:lang w:val="en-US"/>
        </w:rPr>
        <w:t>g</w:t>
      </w:r>
      <w:r w:rsidRPr="000A50E3">
        <w:rPr>
          <w:rFonts w:ascii="Times New Roman" w:hAnsi="Times New Roman" w:cs="Times New Roman"/>
          <w:i/>
          <w:sz w:val="28"/>
          <w:szCs w:val="28"/>
        </w:rPr>
        <w:t xml:space="preserve"> </w:t>
      </w:r>
      <w:r>
        <w:rPr>
          <w:rFonts w:ascii="Times New Roman" w:hAnsi="Times New Roman" w:cs="Times New Roman"/>
          <w:sz w:val="28"/>
          <w:szCs w:val="28"/>
        </w:rPr>
        <w:t>– ядро фильтра</w:t>
      </w:r>
    </w:p>
    <w:p w14:paraId="3188BBA3" w14:textId="77777777" w:rsidR="000A50E3" w:rsidRDefault="000A50E3" w:rsidP="000A50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Проще говоря используется обычное умножение матрицы окрестности изображения на матрицу фильтра.</w:t>
      </w:r>
    </w:p>
    <w:p w14:paraId="65933767" w14:textId="77777777" w:rsidR="000A50E3" w:rsidRDefault="002B43E7" w:rsidP="000A50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Примера</w:t>
      </w:r>
      <w:r w:rsidR="000A50E3">
        <w:rPr>
          <w:rFonts w:ascii="Times New Roman" w:hAnsi="Times New Roman" w:cs="Times New Roman"/>
          <w:sz w:val="28"/>
          <w:szCs w:val="28"/>
        </w:rPr>
        <w:t>м</w:t>
      </w:r>
      <w:r>
        <w:rPr>
          <w:rFonts w:ascii="Times New Roman" w:hAnsi="Times New Roman" w:cs="Times New Roman"/>
          <w:sz w:val="28"/>
          <w:szCs w:val="28"/>
        </w:rPr>
        <w:t>и фильтров</w:t>
      </w:r>
      <w:r w:rsidR="000A50E3">
        <w:rPr>
          <w:rFonts w:ascii="Times New Roman" w:hAnsi="Times New Roman" w:cs="Times New Roman"/>
          <w:sz w:val="28"/>
          <w:szCs w:val="28"/>
        </w:rPr>
        <w:t xml:space="preserve"> можно рассмотреть </w:t>
      </w:r>
      <w:proofErr w:type="spellStart"/>
      <w:r>
        <w:rPr>
          <w:rFonts w:ascii="Times New Roman" w:hAnsi="Times New Roman" w:cs="Times New Roman"/>
          <w:sz w:val="28"/>
          <w:szCs w:val="28"/>
        </w:rPr>
        <w:t>Гауссовый</w:t>
      </w:r>
      <w:proofErr w:type="spellEnd"/>
      <w:r>
        <w:rPr>
          <w:rFonts w:ascii="Times New Roman" w:hAnsi="Times New Roman" w:cs="Times New Roman"/>
          <w:sz w:val="28"/>
          <w:szCs w:val="28"/>
        </w:rPr>
        <w:t xml:space="preserve"> </w:t>
      </w:r>
      <w:r w:rsidR="000A50E3">
        <w:rPr>
          <w:rFonts w:ascii="Times New Roman" w:hAnsi="Times New Roman" w:cs="Times New Roman"/>
          <w:sz w:val="28"/>
          <w:szCs w:val="28"/>
        </w:rPr>
        <w:t>фильтр размытия,</w:t>
      </w:r>
      <w:r>
        <w:rPr>
          <w:rFonts w:ascii="Times New Roman" w:hAnsi="Times New Roman" w:cs="Times New Roman"/>
          <w:sz w:val="28"/>
          <w:szCs w:val="28"/>
        </w:rPr>
        <w:t xml:space="preserve"> сдвиг изображения</w:t>
      </w:r>
      <w:r w:rsidR="000A50E3">
        <w:rPr>
          <w:rFonts w:ascii="Times New Roman" w:hAnsi="Times New Roman" w:cs="Times New Roman"/>
          <w:sz w:val="28"/>
          <w:szCs w:val="28"/>
        </w:rPr>
        <w:t>. В Гауссовом размытии матрица фильтра заполняется нормальным распределением по функции Гаусса</w:t>
      </w:r>
      <w:r>
        <w:rPr>
          <w:rFonts w:ascii="Times New Roman" w:hAnsi="Times New Roman" w:cs="Times New Roman"/>
          <w:sz w:val="28"/>
          <w:szCs w:val="28"/>
        </w:rPr>
        <w:t>, а при сдвиге изображения матрица фильтра заполняется единицами в той стороне, куда необходимо произвести сдвиг.</w:t>
      </w:r>
    </w:p>
    <w:p w14:paraId="5BC151EE" w14:textId="77777777" w:rsidR="002B43E7" w:rsidRDefault="002B43E7" w:rsidP="000A50E3">
      <w:pPr>
        <w:spacing w:after="0" w:line="360" w:lineRule="auto"/>
        <w:ind w:firstLine="708"/>
        <w:jc w:val="both"/>
        <w:rPr>
          <w:rFonts w:ascii="Times New Roman" w:hAnsi="Times New Roman" w:cs="Times New Roman"/>
          <w:sz w:val="28"/>
          <w:szCs w:val="28"/>
        </w:rPr>
      </w:pPr>
    </w:p>
    <w:p w14:paraId="22710203" w14:textId="77777777" w:rsidR="002644F1" w:rsidRPr="006D0FCF" w:rsidRDefault="002644F1" w:rsidP="006D0FCF">
      <w:pPr>
        <w:pStyle w:val="a3"/>
        <w:numPr>
          <w:ilvl w:val="1"/>
          <w:numId w:val="1"/>
        </w:numPr>
        <w:spacing w:after="0" w:line="360" w:lineRule="auto"/>
        <w:jc w:val="both"/>
        <w:rPr>
          <w:rFonts w:ascii="Times New Roman" w:hAnsi="Times New Roman" w:cs="Times New Roman"/>
          <w:sz w:val="28"/>
          <w:szCs w:val="28"/>
        </w:rPr>
      </w:pPr>
      <w:r w:rsidRPr="006D0FCF">
        <w:rPr>
          <w:rFonts w:ascii="Times New Roman" w:hAnsi="Times New Roman" w:cs="Times New Roman"/>
          <w:sz w:val="28"/>
          <w:szCs w:val="28"/>
        </w:rPr>
        <w:t>Методы выделения контуров</w:t>
      </w:r>
    </w:p>
    <w:p w14:paraId="6466EBCE" w14:textId="77777777" w:rsidR="002B43E7" w:rsidRPr="002644F1" w:rsidRDefault="006D0FCF" w:rsidP="002644F1">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2.2.1</w:t>
      </w:r>
      <w:r w:rsidR="002644F1">
        <w:rPr>
          <w:rFonts w:ascii="Times New Roman" w:hAnsi="Times New Roman" w:cs="Times New Roman"/>
          <w:sz w:val="28"/>
          <w:szCs w:val="28"/>
        </w:rPr>
        <w:t xml:space="preserve"> </w:t>
      </w:r>
      <w:r w:rsidR="002B43E7" w:rsidRPr="002644F1">
        <w:rPr>
          <w:rFonts w:ascii="Times New Roman" w:hAnsi="Times New Roman" w:cs="Times New Roman"/>
          <w:sz w:val="28"/>
          <w:szCs w:val="28"/>
        </w:rPr>
        <w:t xml:space="preserve">Оператор </w:t>
      </w:r>
      <w:proofErr w:type="spellStart"/>
      <w:r w:rsidR="002B43E7" w:rsidRPr="002644F1">
        <w:rPr>
          <w:rFonts w:ascii="Times New Roman" w:hAnsi="Times New Roman" w:cs="Times New Roman"/>
          <w:sz w:val="28"/>
          <w:szCs w:val="28"/>
        </w:rPr>
        <w:t>Собеля</w:t>
      </w:r>
      <w:proofErr w:type="spellEnd"/>
    </w:p>
    <w:p w14:paraId="5B7118F3" w14:textId="77777777" w:rsidR="002B43E7" w:rsidRDefault="002B43E7" w:rsidP="002B43E7">
      <w:pPr>
        <w:spacing w:after="0" w:line="360" w:lineRule="auto"/>
        <w:ind w:firstLine="708"/>
        <w:jc w:val="both"/>
        <w:rPr>
          <w:rFonts w:ascii="Times New Roman" w:hAnsi="Times New Roman" w:cs="Times New Roman"/>
          <w:sz w:val="28"/>
          <w:szCs w:val="28"/>
        </w:rPr>
      </w:pPr>
      <w:r w:rsidRPr="002B43E7">
        <w:rPr>
          <w:rFonts w:ascii="Times New Roman" w:hAnsi="Times New Roman" w:cs="Times New Roman"/>
          <w:sz w:val="28"/>
          <w:szCs w:val="28"/>
        </w:rPr>
        <w:t xml:space="preserve">Оператор </w:t>
      </w:r>
      <w:proofErr w:type="spellStart"/>
      <w:r w:rsidRPr="002B43E7">
        <w:rPr>
          <w:rFonts w:ascii="Times New Roman" w:hAnsi="Times New Roman" w:cs="Times New Roman"/>
          <w:sz w:val="28"/>
          <w:szCs w:val="28"/>
        </w:rPr>
        <w:t>Собеля</w:t>
      </w:r>
      <w:proofErr w:type="spellEnd"/>
      <w:r w:rsidRPr="002B43E7">
        <w:rPr>
          <w:rFonts w:ascii="Times New Roman" w:hAnsi="Times New Roman" w:cs="Times New Roman"/>
          <w:sz w:val="28"/>
          <w:szCs w:val="28"/>
        </w:rPr>
        <w:t xml:space="preserve"> — дискретный дифференциальный оператор,</w:t>
      </w:r>
      <w:r>
        <w:rPr>
          <w:rFonts w:ascii="Times New Roman" w:hAnsi="Times New Roman" w:cs="Times New Roman"/>
          <w:sz w:val="28"/>
          <w:szCs w:val="28"/>
        </w:rPr>
        <w:t xml:space="preserve"> который </w:t>
      </w:r>
      <w:r w:rsidRPr="002B43E7">
        <w:rPr>
          <w:rFonts w:ascii="Times New Roman" w:hAnsi="Times New Roman" w:cs="Times New Roman"/>
          <w:sz w:val="28"/>
          <w:szCs w:val="28"/>
        </w:rPr>
        <w:t>вычисля</w:t>
      </w:r>
      <w:r>
        <w:rPr>
          <w:rFonts w:ascii="Times New Roman" w:hAnsi="Times New Roman" w:cs="Times New Roman"/>
          <w:sz w:val="28"/>
          <w:szCs w:val="28"/>
        </w:rPr>
        <w:t>ет</w:t>
      </w:r>
      <w:r w:rsidRPr="002B43E7">
        <w:rPr>
          <w:rFonts w:ascii="Times New Roman" w:hAnsi="Times New Roman" w:cs="Times New Roman"/>
          <w:sz w:val="28"/>
          <w:szCs w:val="28"/>
        </w:rPr>
        <w:t xml:space="preserve"> приближённое значение</w:t>
      </w:r>
      <w:r>
        <w:rPr>
          <w:rFonts w:ascii="Times New Roman" w:hAnsi="Times New Roman" w:cs="Times New Roman"/>
          <w:sz w:val="28"/>
          <w:szCs w:val="28"/>
        </w:rPr>
        <w:t xml:space="preserve"> для функций</w:t>
      </w:r>
      <w:r w:rsidRPr="002B43E7">
        <w:rPr>
          <w:rFonts w:ascii="Times New Roman" w:hAnsi="Times New Roman" w:cs="Times New Roman"/>
          <w:sz w:val="28"/>
          <w:szCs w:val="28"/>
        </w:rPr>
        <w:t xml:space="preserve"> яркости </w:t>
      </w:r>
      <w:r>
        <w:rPr>
          <w:rFonts w:ascii="Times New Roman" w:hAnsi="Times New Roman" w:cs="Times New Roman"/>
          <w:sz w:val="28"/>
          <w:szCs w:val="28"/>
        </w:rPr>
        <w:t xml:space="preserve">пикселей </w:t>
      </w:r>
      <w:r w:rsidRPr="002B43E7">
        <w:rPr>
          <w:rFonts w:ascii="Times New Roman" w:hAnsi="Times New Roman" w:cs="Times New Roman"/>
          <w:sz w:val="28"/>
          <w:szCs w:val="28"/>
        </w:rPr>
        <w:t>изображения.</w:t>
      </w:r>
      <w:r>
        <w:rPr>
          <w:rFonts w:ascii="Times New Roman" w:hAnsi="Times New Roman" w:cs="Times New Roman"/>
          <w:sz w:val="28"/>
          <w:szCs w:val="28"/>
        </w:rPr>
        <w:t xml:space="preserve"> Оператор часто используется для выделения границ объектов на изображении.</w:t>
      </w:r>
    </w:p>
    <w:p w14:paraId="1CD6F753" w14:textId="77777777" w:rsidR="002B43E7" w:rsidRDefault="002B43E7" w:rsidP="002B43E7">
      <w:pPr>
        <w:spacing w:after="0" w:line="360" w:lineRule="auto"/>
        <w:ind w:firstLine="708"/>
        <w:jc w:val="both"/>
        <w:rPr>
          <w:rFonts w:ascii="Times New Roman" w:hAnsi="Times New Roman" w:cs="Times New Roman"/>
          <w:i/>
          <w:sz w:val="28"/>
          <w:szCs w:val="28"/>
        </w:rPr>
      </w:pPr>
      <w:r>
        <w:rPr>
          <w:rFonts w:ascii="Times New Roman" w:hAnsi="Times New Roman" w:cs="Times New Roman"/>
          <w:sz w:val="28"/>
          <w:szCs w:val="28"/>
        </w:rPr>
        <w:t>О</w:t>
      </w:r>
      <w:r w:rsidRPr="002B43E7">
        <w:rPr>
          <w:rFonts w:ascii="Times New Roman" w:hAnsi="Times New Roman" w:cs="Times New Roman"/>
          <w:sz w:val="28"/>
          <w:szCs w:val="28"/>
        </w:rPr>
        <w:t>ператор вычисляет градиент яркости изображения в каждой точке. Так</w:t>
      </w:r>
      <w:r w:rsidR="00DC32B8">
        <w:rPr>
          <w:rFonts w:ascii="Times New Roman" w:hAnsi="Times New Roman" w:cs="Times New Roman"/>
          <w:sz w:val="28"/>
          <w:szCs w:val="28"/>
        </w:rPr>
        <w:t>им образом</w:t>
      </w:r>
      <w:r w:rsidRPr="002B43E7">
        <w:rPr>
          <w:rFonts w:ascii="Times New Roman" w:hAnsi="Times New Roman" w:cs="Times New Roman"/>
          <w:sz w:val="28"/>
          <w:szCs w:val="28"/>
        </w:rPr>
        <w:t xml:space="preserve"> находится направление увеличения яркости и </w:t>
      </w:r>
      <w:r w:rsidR="00DC32B8">
        <w:rPr>
          <w:rFonts w:ascii="Times New Roman" w:hAnsi="Times New Roman" w:cs="Times New Roman"/>
          <w:sz w:val="28"/>
          <w:szCs w:val="28"/>
        </w:rPr>
        <w:t>то, насколько резко эта яркость изменяется</w:t>
      </w:r>
      <w:r w:rsidRPr="002B43E7">
        <w:rPr>
          <w:rFonts w:ascii="Times New Roman" w:hAnsi="Times New Roman" w:cs="Times New Roman"/>
          <w:sz w:val="28"/>
          <w:szCs w:val="28"/>
        </w:rPr>
        <w:t xml:space="preserve">. </w:t>
      </w:r>
      <w:r w:rsidR="00DC32B8">
        <w:rPr>
          <w:rFonts w:ascii="Times New Roman" w:hAnsi="Times New Roman" w:cs="Times New Roman"/>
          <w:sz w:val="28"/>
          <w:szCs w:val="28"/>
        </w:rPr>
        <w:t xml:space="preserve">Если изменение яркости происходит резко, то, следовательно, можно предположить, что эта точка находится на грани. </w:t>
      </w:r>
      <w:r w:rsidR="00DC32B8" w:rsidRPr="00DC32B8">
        <w:rPr>
          <w:rFonts w:ascii="Times New Roman" w:hAnsi="Times New Roman" w:cs="Times New Roman"/>
          <w:sz w:val="28"/>
          <w:szCs w:val="28"/>
        </w:rPr>
        <w:t>Математически, градиент</w:t>
      </w:r>
      <w:r w:rsidR="00DC32B8">
        <w:rPr>
          <w:rFonts w:ascii="Times New Roman" w:hAnsi="Times New Roman" w:cs="Times New Roman"/>
          <w:sz w:val="28"/>
          <w:szCs w:val="28"/>
        </w:rPr>
        <w:t>ом</w:t>
      </w:r>
      <w:r w:rsidR="00DC32B8" w:rsidRPr="00DC32B8">
        <w:rPr>
          <w:rFonts w:ascii="Times New Roman" w:hAnsi="Times New Roman" w:cs="Times New Roman"/>
          <w:sz w:val="28"/>
          <w:szCs w:val="28"/>
        </w:rPr>
        <w:t xml:space="preserve"> функции двух переменных для каждой точки изображения</w:t>
      </w:r>
      <w:r w:rsidR="00DC32B8">
        <w:rPr>
          <w:rFonts w:ascii="Times New Roman" w:hAnsi="Times New Roman" w:cs="Times New Roman"/>
          <w:sz w:val="28"/>
          <w:szCs w:val="28"/>
        </w:rPr>
        <w:t xml:space="preserve"> </w:t>
      </w:r>
      <w:r w:rsidR="00DC32B8" w:rsidRPr="00DC32B8">
        <w:rPr>
          <w:rFonts w:ascii="Times New Roman" w:hAnsi="Times New Roman" w:cs="Times New Roman"/>
          <w:sz w:val="28"/>
          <w:szCs w:val="28"/>
        </w:rPr>
        <w:t xml:space="preserve">— двумерный вектор, компонентами которого являются производные яркости изображения по горизонтали и вертикали. В каждой точке изображения градиентный вектор ориентирован в направлении наибольшего увеличения яркости, а его длина соответствует величине изменения яркости. Это означает, что результатом оператора </w:t>
      </w:r>
      <w:proofErr w:type="spellStart"/>
      <w:r w:rsidR="00DC32B8" w:rsidRPr="00DC32B8">
        <w:rPr>
          <w:rFonts w:ascii="Times New Roman" w:hAnsi="Times New Roman" w:cs="Times New Roman"/>
          <w:sz w:val="28"/>
          <w:szCs w:val="28"/>
        </w:rPr>
        <w:t>Собеля</w:t>
      </w:r>
      <w:proofErr w:type="spellEnd"/>
      <w:r w:rsidR="00DC32B8" w:rsidRPr="00DC32B8">
        <w:rPr>
          <w:rFonts w:ascii="Times New Roman" w:hAnsi="Times New Roman" w:cs="Times New Roman"/>
          <w:sz w:val="28"/>
          <w:szCs w:val="28"/>
        </w:rPr>
        <w:t xml:space="preserve"> в точке области постоянной яркости будет нулевой вектор, а в точке, лежащей на границе областей различной яркости — вектор, пересекающий границу в направлении увеличения яркости.</w:t>
      </w:r>
      <w:r w:rsidR="00DC32B8">
        <w:rPr>
          <w:rFonts w:ascii="Times New Roman" w:hAnsi="Times New Roman" w:cs="Times New Roman"/>
          <w:sz w:val="28"/>
          <w:szCs w:val="28"/>
        </w:rPr>
        <w:t xml:space="preserve"> </w:t>
      </w:r>
      <w:r w:rsidR="00DC32B8">
        <w:rPr>
          <w:rFonts w:ascii="Times New Roman" w:hAnsi="Times New Roman" w:cs="Times New Roman"/>
          <w:i/>
          <w:sz w:val="28"/>
          <w:szCs w:val="28"/>
        </w:rPr>
        <w:t>(</w:t>
      </w:r>
      <w:r w:rsidR="007E04C5">
        <w:rPr>
          <w:rFonts w:ascii="Times New Roman" w:hAnsi="Times New Roman" w:cs="Times New Roman"/>
          <w:i/>
          <w:sz w:val="28"/>
          <w:szCs w:val="28"/>
        </w:rPr>
        <w:t>поправить</w:t>
      </w:r>
      <w:r w:rsidR="00DC32B8">
        <w:rPr>
          <w:rFonts w:ascii="Times New Roman" w:hAnsi="Times New Roman" w:cs="Times New Roman"/>
          <w:i/>
          <w:sz w:val="28"/>
          <w:szCs w:val="28"/>
        </w:rPr>
        <w:t xml:space="preserve"> на </w:t>
      </w:r>
      <w:proofErr w:type="spellStart"/>
      <w:r w:rsidR="00DC32B8">
        <w:rPr>
          <w:rFonts w:ascii="Times New Roman" w:hAnsi="Times New Roman" w:cs="Times New Roman"/>
          <w:i/>
          <w:sz w:val="28"/>
          <w:szCs w:val="28"/>
        </w:rPr>
        <w:t>антиплагиат</w:t>
      </w:r>
      <w:proofErr w:type="spellEnd"/>
      <w:r w:rsidR="00DC32B8">
        <w:rPr>
          <w:rFonts w:ascii="Times New Roman" w:hAnsi="Times New Roman" w:cs="Times New Roman"/>
          <w:i/>
          <w:sz w:val="28"/>
          <w:szCs w:val="28"/>
        </w:rPr>
        <w:t>)</w:t>
      </w:r>
    </w:p>
    <w:p w14:paraId="7DDAE4D8" w14:textId="77777777" w:rsidR="00DC32B8" w:rsidRPr="00DC32B8" w:rsidRDefault="00DC32B8" w:rsidP="002B43E7">
      <w:pPr>
        <w:spacing w:after="0" w:line="360" w:lineRule="auto"/>
        <w:ind w:firstLine="708"/>
        <w:jc w:val="both"/>
        <w:rPr>
          <w:rFonts w:ascii="Times New Roman" w:hAnsi="Times New Roman" w:cs="Times New Roman"/>
          <w:sz w:val="28"/>
          <w:szCs w:val="28"/>
        </w:rPr>
      </w:pPr>
    </w:p>
    <w:p w14:paraId="518A2D6D" w14:textId="77777777" w:rsidR="009E551B" w:rsidRPr="006D0FCF" w:rsidRDefault="0000373E" w:rsidP="006D0FCF">
      <w:pPr>
        <w:pStyle w:val="a3"/>
        <w:numPr>
          <w:ilvl w:val="2"/>
          <w:numId w:val="10"/>
        </w:numPr>
        <w:spacing w:after="0" w:line="360" w:lineRule="auto"/>
        <w:jc w:val="both"/>
        <w:rPr>
          <w:rFonts w:ascii="Times New Roman" w:hAnsi="Times New Roman" w:cs="Times New Roman"/>
          <w:sz w:val="28"/>
          <w:szCs w:val="28"/>
        </w:rPr>
      </w:pPr>
      <w:r w:rsidRPr="006D0FCF">
        <w:rPr>
          <w:rFonts w:ascii="Times New Roman" w:hAnsi="Times New Roman" w:cs="Times New Roman"/>
          <w:sz w:val="28"/>
          <w:szCs w:val="28"/>
        </w:rPr>
        <w:t xml:space="preserve">Оператор </w:t>
      </w:r>
      <w:proofErr w:type="spellStart"/>
      <w:r w:rsidRPr="006D0FCF">
        <w:rPr>
          <w:rFonts w:ascii="Times New Roman" w:hAnsi="Times New Roman" w:cs="Times New Roman"/>
          <w:sz w:val="28"/>
          <w:szCs w:val="28"/>
        </w:rPr>
        <w:t>Превитт</w:t>
      </w:r>
      <w:proofErr w:type="spellEnd"/>
    </w:p>
    <w:p w14:paraId="3CFD8B49" w14:textId="77777777" w:rsidR="002644F1" w:rsidRPr="002644F1" w:rsidRDefault="002644F1" w:rsidP="002644F1">
      <w:pPr>
        <w:spacing w:after="0" w:line="360" w:lineRule="auto"/>
        <w:ind w:left="709"/>
        <w:jc w:val="both"/>
        <w:rPr>
          <w:rFonts w:ascii="Times New Roman" w:hAnsi="Times New Roman" w:cs="Times New Roman"/>
          <w:i/>
          <w:sz w:val="28"/>
          <w:szCs w:val="28"/>
        </w:rPr>
      </w:pPr>
      <w:r>
        <w:rPr>
          <w:rFonts w:ascii="Times New Roman" w:hAnsi="Times New Roman" w:cs="Times New Roman"/>
          <w:i/>
          <w:sz w:val="28"/>
          <w:szCs w:val="28"/>
        </w:rPr>
        <w:t>(</w:t>
      </w:r>
      <w:proofErr w:type="spellStart"/>
      <w:r>
        <w:rPr>
          <w:rFonts w:ascii="Times New Roman" w:hAnsi="Times New Roman" w:cs="Times New Roman"/>
          <w:i/>
          <w:sz w:val="28"/>
          <w:szCs w:val="28"/>
        </w:rPr>
        <w:t>антиплагиат</w:t>
      </w:r>
      <w:proofErr w:type="spellEnd"/>
      <w:r>
        <w:rPr>
          <w:rFonts w:ascii="Times New Roman" w:hAnsi="Times New Roman" w:cs="Times New Roman"/>
          <w:i/>
          <w:sz w:val="28"/>
          <w:szCs w:val="28"/>
        </w:rPr>
        <w:t>)</w:t>
      </w:r>
    </w:p>
    <w:p w14:paraId="65D53D71" w14:textId="77777777" w:rsidR="002644F1" w:rsidRPr="002644F1" w:rsidRDefault="002644F1" w:rsidP="002644F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Оператор </w:t>
      </w:r>
      <w:proofErr w:type="spellStart"/>
      <w:r>
        <w:rPr>
          <w:rFonts w:ascii="Times New Roman" w:hAnsi="Times New Roman" w:cs="Times New Roman"/>
          <w:sz w:val="28"/>
          <w:szCs w:val="28"/>
        </w:rPr>
        <w:t>Превитт</w:t>
      </w:r>
      <w:proofErr w:type="spellEnd"/>
      <w:r>
        <w:rPr>
          <w:rFonts w:ascii="Times New Roman" w:hAnsi="Times New Roman" w:cs="Times New Roman"/>
          <w:sz w:val="28"/>
          <w:szCs w:val="28"/>
        </w:rPr>
        <w:t xml:space="preserve"> </w:t>
      </w:r>
      <w:r w:rsidR="0000373E" w:rsidRPr="0000373E">
        <w:rPr>
          <w:rFonts w:ascii="Times New Roman" w:hAnsi="Times New Roman" w:cs="Times New Roman"/>
          <w:sz w:val="28"/>
          <w:szCs w:val="28"/>
        </w:rPr>
        <w:t>— метод выделения границ в обработке изображений, который вычисляет максимальный отклик на множестве ядер свёртки для нахождения локальной ориентации границы в каждом пиксе</w:t>
      </w:r>
      <w:r>
        <w:rPr>
          <w:rFonts w:ascii="Times New Roman" w:hAnsi="Times New Roman" w:cs="Times New Roman"/>
          <w:sz w:val="28"/>
          <w:szCs w:val="28"/>
        </w:rPr>
        <w:t>ле. Этот способ</w:t>
      </w:r>
      <w:r w:rsidR="0000373E" w:rsidRPr="0000373E">
        <w:rPr>
          <w:rFonts w:ascii="Times New Roman" w:hAnsi="Times New Roman" w:cs="Times New Roman"/>
          <w:sz w:val="28"/>
          <w:szCs w:val="28"/>
        </w:rPr>
        <w:t xml:space="preserve"> б</w:t>
      </w:r>
      <w:r>
        <w:rPr>
          <w:rFonts w:ascii="Times New Roman" w:hAnsi="Times New Roman" w:cs="Times New Roman"/>
          <w:sz w:val="28"/>
          <w:szCs w:val="28"/>
        </w:rPr>
        <w:t xml:space="preserve">ыл </w:t>
      </w:r>
      <w:r>
        <w:rPr>
          <w:rFonts w:ascii="Times New Roman" w:hAnsi="Times New Roman" w:cs="Times New Roman"/>
          <w:sz w:val="28"/>
          <w:szCs w:val="28"/>
        </w:rPr>
        <w:lastRenderedPageBreak/>
        <w:t xml:space="preserve">создан доктором </w:t>
      </w:r>
      <w:proofErr w:type="spellStart"/>
      <w:r>
        <w:rPr>
          <w:rFonts w:ascii="Times New Roman" w:hAnsi="Times New Roman" w:cs="Times New Roman"/>
          <w:sz w:val="28"/>
          <w:szCs w:val="28"/>
        </w:rPr>
        <w:t>Джудит</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Превитт</w:t>
      </w:r>
      <w:proofErr w:type="spellEnd"/>
      <w:r w:rsidR="0000373E" w:rsidRPr="0000373E">
        <w:rPr>
          <w:rFonts w:ascii="Times New Roman" w:hAnsi="Times New Roman" w:cs="Times New Roman"/>
          <w:sz w:val="28"/>
          <w:szCs w:val="28"/>
        </w:rPr>
        <w:t xml:space="preserve"> для обнаружения границ</w:t>
      </w:r>
      <w:r>
        <w:rPr>
          <w:rFonts w:ascii="Times New Roman" w:hAnsi="Times New Roman" w:cs="Times New Roman"/>
          <w:sz w:val="28"/>
          <w:szCs w:val="28"/>
        </w:rPr>
        <w:t xml:space="preserve"> на медицинских изображениях</w:t>
      </w:r>
      <w:r w:rsidR="0000373E" w:rsidRPr="0000373E">
        <w:rPr>
          <w:rFonts w:ascii="Times New Roman" w:hAnsi="Times New Roman" w:cs="Times New Roman"/>
          <w:sz w:val="28"/>
          <w:szCs w:val="28"/>
        </w:rPr>
        <w:t>.</w:t>
      </w:r>
      <w:r>
        <w:rPr>
          <w:rFonts w:ascii="Times New Roman" w:hAnsi="Times New Roman" w:cs="Times New Roman"/>
          <w:sz w:val="28"/>
          <w:szCs w:val="28"/>
        </w:rPr>
        <w:t xml:space="preserve"> </w:t>
      </w:r>
      <w:r w:rsidRPr="002644F1">
        <w:rPr>
          <w:rFonts w:ascii="Times New Roman" w:hAnsi="Times New Roman" w:cs="Times New Roman"/>
          <w:sz w:val="28"/>
          <w:szCs w:val="28"/>
        </w:rPr>
        <w:t>Из одного ядра можно получить восемь, переставляя вращательно коэффициенты. Каждый результат будет чувствителен к направлению границы от 0° до 315° с шагом в 45°, где 0° соответствует вертикальной границе.</w:t>
      </w:r>
      <w:r>
        <w:rPr>
          <w:rFonts w:ascii="Times New Roman" w:hAnsi="Times New Roman" w:cs="Times New Roman"/>
          <w:sz w:val="28"/>
          <w:szCs w:val="28"/>
        </w:rPr>
        <w:t xml:space="preserve"> </w:t>
      </w:r>
      <w:r w:rsidRPr="002644F1">
        <w:rPr>
          <w:rFonts w:ascii="Times New Roman" w:hAnsi="Times New Roman" w:cs="Times New Roman"/>
          <w:sz w:val="28"/>
          <w:szCs w:val="28"/>
        </w:rPr>
        <w:t>Максимальный ответ каждого пиксела есть значение соответствующего пиксела в выходном изображении. Значения его лежат между 1 и 8, в зависимости от номера ядра, давшего наибольший результат.</w:t>
      </w:r>
    </w:p>
    <w:p w14:paraId="40A314A8" w14:textId="77777777" w:rsidR="002644F1" w:rsidRPr="0000373E" w:rsidRDefault="002644F1" w:rsidP="002644F1">
      <w:pPr>
        <w:spacing w:after="0" w:line="360" w:lineRule="auto"/>
        <w:ind w:firstLine="708"/>
        <w:jc w:val="both"/>
        <w:rPr>
          <w:rFonts w:ascii="Times New Roman" w:hAnsi="Times New Roman" w:cs="Times New Roman"/>
          <w:sz w:val="28"/>
          <w:szCs w:val="28"/>
        </w:rPr>
      </w:pPr>
      <w:r w:rsidRPr="002644F1">
        <w:rPr>
          <w:rFonts w:ascii="Times New Roman" w:hAnsi="Times New Roman" w:cs="Times New Roman"/>
          <w:sz w:val="28"/>
          <w:szCs w:val="28"/>
        </w:rPr>
        <w:t xml:space="preserve">Этот метод выделения границ также называется подстановкой шаблонов границ (англ. </w:t>
      </w:r>
      <w:proofErr w:type="spellStart"/>
      <w:r w:rsidRPr="002644F1">
        <w:rPr>
          <w:rFonts w:ascii="Times New Roman" w:hAnsi="Times New Roman" w:cs="Times New Roman"/>
          <w:sz w:val="28"/>
          <w:szCs w:val="28"/>
        </w:rPr>
        <w:t>edge</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template</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matching</w:t>
      </w:r>
      <w:proofErr w:type="spellEnd"/>
      <w:r w:rsidRPr="002644F1">
        <w:rPr>
          <w:rFonts w:ascii="Times New Roman" w:hAnsi="Times New Roman" w:cs="Times New Roman"/>
          <w:sz w:val="28"/>
          <w:szCs w:val="28"/>
        </w:rPr>
        <w:t>), поскольку и</w:t>
      </w:r>
      <w:r w:rsidR="00E45C74">
        <w:rPr>
          <w:rFonts w:ascii="Times New Roman" w:hAnsi="Times New Roman" w:cs="Times New Roman"/>
          <w:sz w:val="28"/>
          <w:szCs w:val="28"/>
        </w:rPr>
        <w:t>зображению сопоставляется набор</w:t>
      </w:r>
      <w:r w:rsidRPr="002644F1">
        <w:rPr>
          <w:rFonts w:ascii="Times New Roman" w:hAnsi="Times New Roman" w:cs="Times New Roman"/>
          <w:sz w:val="28"/>
          <w:szCs w:val="28"/>
        </w:rPr>
        <w:t xml:space="preserve"> шаблонов, и каждый представляет некоторую ориентацию границы. Величина и ориентация границы в пикселе тогда определяется шаблоном, который лучше всех соответствует локальной окрестности пиксела.</w:t>
      </w:r>
    </w:p>
    <w:p w14:paraId="4B5C4D7E" w14:textId="77777777" w:rsidR="009E551B" w:rsidRDefault="009E551B" w:rsidP="00EA391C">
      <w:pPr>
        <w:spacing w:after="0" w:line="360" w:lineRule="auto"/>
        <w:ind w:left="709"/>
        <w:jc w:val="both"/>
        <w:rPr>
          <w:rFonts w:ascii="Times New Roman" w:hAnsi="Times New Roman" w:cs="Times New Roman"/>
          <w:i/>
          <w:sz w:val="28"/>
          <w:szCs w:val="28"/>
        </w:rPr>
      </w:pPr>
    </w:p>
    <w:p w14:paraId="2F15BA29" w14:textId="77777777" w:rsidR="009E551B" w:rsidRPr="006D0FCF" w:rsidRDefault="002644F1" w:rsidP="006D0FCF">
      <w:pPr>
        <w:pStyle w:val="a3"/>
        <w:numPr>
          <w:ilvl w:val="2"/>
          <w:numId w:val="10"/>
        </w:numPr>
        <w:spacing w:after="0" w:line="360" w:lineRule="auto"/>
        <w:jc w:val="both"/>
        <w:rPr>
          <w:rFonts w:ascii="Times New Roman" w:hAnsi="Times New Roman" w:cs="Times New Roman"/>
          <w:sz w:val="28"/>
          <w:szCs w:val="28"/>
        </w:rPr>
      </w:pPr>
      <w:r w:rsidRPr="006D0FCF">
        <w:rPr>
          <w:rFonts w:ascii="Times New Roman" w:hAnsi="Times New Roman" w:cs="Times New Roman"/>
          <w:sz w:val="28"/>
          <w:szCs w:val="28"/>
        </w:rPr>
        <w:t xml:space="preserve">Оператор </w:t>
      </w:r>
      <w:proofErr w:type="spellStart"/>
      <w:r w:rsidRPr="006D0FCF">
        <w:rPr>
          <w:rFonts w:ascii="Times New Roman" w:hAnsi="Times New Roman" w:cs="Times New Roman"/>
          <w:sz w:val="28"/>
          <w:szCs w:val="28"/>
        </w:rPr>
        <w:t>Канни</w:t>
      </w:r>
      <w:proofErr w:type="spellEnd"/>
    </w:p>
    <w:p w14:paraId="6F937322" w14:textId="77777777" w:rsidR="00220E57" w:rsidRPr="00220E57" w:rsidRDefault="00220E57" w:rsidP="00220E57">
      <w:pPr>
        <w:spacing w:after="0" w:line="360" w:lineRule="auto"/>
        <w:ind w:left="708"/>
        <w:jc w:val="both"/>
        <w:rPr>
          <w:rFonts w:ascii="Times New Roman" w:hAnsi="Times New Roman" w:cs="Times New Roman"/>
          <w:i/>
          <w:sz w:val="28"/>
          <w:szCs w:val="28"/>
        </w:rPr>
      </w:pPr>
      <w:r>
        <w:rPr>
          <w:rFonts w:ascii="Times New Roman" w:hAnsi="Times New Roman" w:cs="Times New Roman"/>
          <w:i/>
          <w:sz w:val="28"/>
          <w:szCs w:val="28"/>
        </w:rPr>
        <w:t xml:space="preserve">(тоже доработать на </w:t>
      </w:r>
      <w:proofErr w:type="spellStart"/>
      <w:r>
        <w:rPr>
          <w:rFonts w:ascii="Times New Roman" w:hAnsi="Times New Roman" w:cs="Times New Roman"/>
          <w:i/>
          <w:sz w:val="28"/>
          <w:szCs w:val="28"/>
        </w:rPr>
        <w:t>антиплагиат</w:t>
      </w:r>
      <w:proofErr w:type="spellEnd"/>
      <w:r>
        <w:rPr>
          <w:rFonts w:ascii="Times New Roman" w:hAnsi="Times New Roman" w:cs="Times New Roman"/>
          <w:i/>
          <w:sz w:val="28"/>
          <w:szCs w:val="28"/>
        </w:rPr>
        <w:t>)</w:t>
      </w:r>
    </w:p>
    <w:p w14:paraId="06B4E10E" w14:textId="77777777" w:rsidR="002644F1" w:rsidRPr="002644F1" w:rsidRDefault="002644F1" w:rsidP="002644F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сегодняшний день этот алгоритм является самым мощным среди способов выделения контуров. Джон </w:t>
      </w:r>
      <w:proofErr w:type="spellStart"/>
      <w:r w:rsidRPr="002644F1">
        <w:rPr>
          <w:rFonts w:ascii="Times New Roman" w:hAnsi="Times New Roman" w:cs="Times New Roman"/>
          <w:sz w:val="28"/>
          <w:szCs w:val="28"/>
        </w:rPr>
        <w:t>Канни</w:t>
      </w:r>
      <w:proofErr w:type="spellEnd"/>
      <w:r w:rsidRPr="002644F1">
        <w:rPr>
          <w:rFonts w:ascii="Times New Roman" w:hAnsi="Times New Roman" w:cs="Times New Roman"/>
          <w:sz w:val="28"/>
          <w:szCs w:val="28"/>
        </w:rPr>
        <w:t xml:space="preserve"> изучил математическую проблему получения </w:t>
      </w:r>
      <w:r>
        <w:rPr>
          <w:rFonts w:ascii="Times New Roman" w:hAnsi="Times New Roman" w:cs="Times New Roman"/>
          <w:sz w:val="28"/>
          <w:szCs w:val="28"/>
        </w:rPr>
        <w:t xml:space="preserve">такого </w:t>
      </w:r>
      <w:r w:rsidRPr="002644F1">
        <w:rPr>
          <w:rFonts w:ascii="Times New Roman" w:hAnsi="Times New Roman" w:cs="Times New Roman"/>
          <w:sz w:val="28"/>
          <w:szCs w:val="28"/>
        </w:rPr>
        <w:t xml:space="preserve">фильтра, </w:t>
      </w:r>
      <w:r>
        <w:rPr>
          <w:rFonts w:ascii="Times New Roman" w:hAnsi="Times New Roman" w:cs="Times New Roman"/>
          <w:sz w:val="28"/>
          <w:szCs w:val="28"/>
        </w:rPr>
        <w:t>который будет оптимален</w:t>
      </w:r>
      <w:r w:rsidRPr="002644F1">
        <w:rPr>
          <w:rFonts w:ascii="Times New Roman" w:hAnsi="Times New Roman" w:cs="Times New Roman"/>
          <w:sz w:val="28"/>
          <w:szCs w:val="28"/>
        </w:rPr>
        <w:t xml:space="preserve"> по критериям выделения, локализации и минимизации нескольких откликов одного края. Это означает, что детектор </w:t>
      </w:r>
      <w:r>
        <w:rPr>
          <w:rFonts w:ascii="Times New Roman" w:hAnsi="Times New Roman" w:cs="Times New Roman"/>
          <w:sz w:val="28"/>
          <w:szCs w:val="28"/>
        </w:rPr>
        <w:t xml:space="preserve">игнорирует ложные границы, но при этом </w:t>
      </w:r>
      <w:r w:rsidRPr="002644F1">
        <w:rPr>
          <w:rFonts w:ascii="Times New Roman" w:hAnsi="Times New Roman" w:cs="Times New Roman"/>
          <w:sz w:val="28"/>
          <w:szCs w:val="28"/>
        </w:rPr>
        <w:t>реагир</w:t>
      </w:r>
      <w:r>
        <w:rPr>
          <w:rFonts w:ascii="Times New Roman" w:hAnsi="Times New Roman" w:cs="Times New Roman"/>
          <w:sz w:val="28"/>
          <w:szCs w:val="28"/>
        </w:rPr>
        <w:t>ует</w:t>
      </w:r>
      <w:r w:rsidRPr="002644F1">
        <w:rPr>
          <w:rFonts w:ascii="Times New Roman" w:hAnsi="Times New Roman" w:cs="Times New Roman"/>
          <w:sz w:val="28"/>
          <w:szCs w:val="28"/>
        </w:rPr>
        <w:t xml:space="preserve"> на </w:t>
      </w:r>
      <w:r>
        <w:rPr>
          <w:rFonts w:ascii="Times New Roman" w:hAnsi="Times New Roman" w:cs="Times New Roman"/>
          <w:sz w:val="28"/>
          <w:szCs w:val="28"/>
        </w:rPr>
        <w:t>верные</w:t>
      </w:r>
      <w:r w:rsidRPr="002644F1">
        <w:rPr>
          <w:rFonts w:ascii="Times New Roman" w:hAnsi="Times New Roman" w:cs="Times New Roman"/>
          <w:sz w:val="28"/>
          <w:szCs w:val="28"/>
        </w:rPr>
        <w:t xml:space="preserve">, точно </w:t>
      </w:r>
      <w:r>
        <w:rPr>
          <w:rFonts w:ascii="Times New Roman" w:hAnsi="Times New Roman" w:cs="Times New Roman"/>
          <w:sz w:val="28"/>
          <w:szCs w:val="28"/>
        </w:rPr>
        <w:t xml:space="preserve">определяя их линию </w:t>
      </w:r>
      <w:r w:rsidRPr="002644F1">
        <w:rPr>
          <w:rFonts w:ascii="Times New Roman" w:hAnsi="Times New Roman" w:cs="Times New Roman"/>
          <w:sz w:val="28"/>
          <w:szCs w:val="28"/>
        </w:rPr>
        <w:t xml:space="preserve">(без её </w:t>
      </w:r>
      <w:proofErr w:type="spellStart"/>
      <w:r w:rsidRPr="002644F1">
        <w:rPr>
          <w:rFonts w:ascii="Times New Roman" w:hAnsi="Times New Roman" w:cs="Times New Roman"/>
          <w:sz w:val="28"/>
          <w:szCs w:val="28"/>
        </w:rPr>
        <w:t>фрагментирования</w:t>
      </w:r>
      <w:proofErr w:type="spellEnd"/>
      <w:r w:rsidRPr="002644F1">
        <w:rPr>
          <w:rFonts w:ascii="Times New Roman" w:hAnsi="Times New Roman" w:cs="Times New Roman"/>
          <w:sz w:val="28"/>
          <w:szCs w:val="28"/>
        </w:rPr>
        <w:t>) и реаги</w:t>
      </w:r>
      <w:r>
        <w:rPr>
          <w:rFonts w:ascii="Times New Roman" w:hAnsi="Times New Roman" w:cs="Times New Roman"/>
          <w:sz w:val="28"/>
          <w:szCs w:val="28"/>
        </w:rPr>
        <w:t>рует</w:t>
      </w:r>
      <w:r w:rsidRPr="002644F1">
        <w:rPr>
          <w:rFonts w:ascii="Times New Roman" w:hAnsi="Times New Roman" w:cs="Times New Roman"/>
          <w:sz w:val="28"/>
          <w:szCs w:val="28"/>
        </w:rPr>
        <w:t xml:space="preserve"> на каждую границу </w:t>
      </w:r>
      <w:r>
        <w:rPr>
          <w:rFonts w:ascii="Times New Roman" w:hAnsi="Times New Roman" w:cs="Times New Roman"/>
          <w:sz w:val="28"/>
          <w:szCs w:val="28"/>
        </w:rPr>
        <w:t>всего один раз</w:t>
      </w:r>
      <w:r w:rsidRPr="002644F1">
        <w:rPr>
          <w:rFonts w:ascii="Times New Roman" w:hAnsi="Times New Roman" w:cs="Times New Roman"/>
          <w:sz w:val="28"/>
          <w:szCs w:val="28"/>
        </w:rPr>
        <w:t xml:space="preserve">, что позволяет избежать </w:t>
      </w:r>
      <w:r>
        <w:rPr>
          <w:rFonts w:ascii="Times New Roman" w:hAnsi="Times New Roman" w:cs="Times New Roman"/>
          <w:sz w:val="28"/>
          <w:szCs w:val="28"/>
        </w:rPr>
        <w:t>участков совокупности границ</w:t>
      </w:r>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Канни</w:t>
      </w:r>
      <w:proofErr w:type="spellEnd"/>
      <w:r w:rsidRPr="002644F1">
        <w:rPr>
          <w:rFonts w:ascii="Times New Roman" w:hAnsi="Times New Roman" w:cs="Times New Roman"/>
          <w:sz w:val="28"/>
          <w:szCs w:val="28"/>
        </w:rPr>
        <w:t xml:space="preserve"> ввел понятие </w:t>
      </w:r>
      <w:proofErr w:type="spellStart"/>
      <w:r w:rsidRPr="002644F1">
        <w:rPr>
          <w:rFonts w:ascii="Times New Roman" w:hAnsi="Times New Roman" w:cs="Times New Roman"/>
          <w:sz w:val="28"/>
          <w:szCs w:val="28"/>
        </w:rPr>
        <w:t>Non-Maximum</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Suppression</w:t>
      </w:r>
      <w:proofErr w:type="spellEnd"/>
      <w:r w:rsidRPr="002644F1">
        <w:rPr>
          <w:rFonts w:ascii="Times New Roman" w:hAnsi="Times New Roman" w:cs="Times New Roman"/>
          <w:sz w:val="28"/>
          <w:szCs w:val="28"/>
        </w:rPr>
        <w:t xml:space="preserve"> (подавление </w:t>
      </w:r>
      <w:r>
        <w:rPr>
          <w:rFonts w:ascii="Times New Roman" w:hAnsi="Times New Roman" w:cs="Times New Roman"/>
          <w:sz w:val="28"/>
          <w:szCs w:val="28"/>
        </w:rPr>
        <w:t>не-</w:t>
      </w:r>
      <w:r w:rsidRPr="002644F1">
        <w:rPr>
          <w:rFonts w:ascii="Times New Roman" w:hAnsi="Times New Roman" w:cs="Times New Roman"/>
          <w:sz w:val="28"/>
          <w:szCs w:val="28"/>
        </w:rPr>
        <w:t>максимумов), которое означает, что пикселями границ объявляются точки, в которых достигается локальный максимум градиента в направлении вектора градиента.</w:t>
      </w:r>
    </w:p>
    <w:p w14:paraId="642A99BF" w14:textId="77777777" w:rsidR="002644F1" w:rsidRPr="002644F1" w:rsidRDefault="002644F1" w:rsidP="002644F1">
      <w:pPr>
        <w:spacing w:after="0" w:line="360" w:lineRule="auto"/>
        <w:ind w:left="709"/>
        <w:jc w:val="both"/>
        <w:rPr>
          <w:rFonts w:ascii="Times New Roman" w:hAnsi="Times New Roman" w:cs="Times New Roman"/>
          <w:sz w:val="28"/>
          <w:szCs w:val="28"/>
        </w:rPr>
      </w:pPr>
      <w:r w:rsidRPr="002644F1">
        <w:rPr>
          <w:rFonts w:ascii="Times New Roman" w:hAnsi="Times New Roman" w:cs="Times New Roman"/>
          <w:sz w:val="28"/>
          <w:szCs w:val="28"/>
        </w:rPr>
        <w:t xml:space="preserve">Алгоритм </w:t>
      </w:r>
      <w:proofErr w:type="spellStart"/>
      <w:r w:rsidR="000229A3">
        <w:rPr>
          <w:rFonts w:ascii="Times New Roman" w:hAnsi="Times New Roman" w:cs="Times New Roman"/>
          <w:sz w:val="28"/>
          <w:szCs w:val="28"/>
        </w:rPr>
        <w:t>Канни</w:t>
      </w:r>
      <w:proofErr w:type="spellEnd"/>
      <w:r w:rsidR="000229A3">
        <w:rPr>
          <w:rFonts w:ascii="Times New Roman" w:hAnsi="Times New Roman" w:cs="Times New Roman"/>
          <w:sz w:val="28"/>
          <w:szCs w:val="28"/>
        </w:rPr>
        <w:t xml:space="preserve"> </w:t>
      </w:r>
      <w:r w:rsidRPr="002644F1">
        <w:rPr>
          <w:rFonts w:ascii="Times New Roman" w:hAnsi="Times New Roman" w:cs="Times New Roman"/>
          <w:sz w:val="28"/>
          <w:szCs w:val="28"/>
        </w:rPr>
        <w:t xml:space="preserve">состоит из </w:t>
      </w:r>
      <w:r w:rsidR="000229A3">
        <w:rPr>
          <w:rFonts w:ascii="Times New Roman" w:hAnsi="Times New Roman" w:cs="Times New Roman"/>
          <w:sz w:val="28"/>
          <w:szCs w:val="28"/>
        </w:rPr>
        <w:t>нескольких</w:t>
      </w:r>
      <w:r w:rsidRPr="002644F1">
        <w:rPr>
          <w:rFonts w:ascii="Times New Roman" w:hAnsi="Times New Roman" w:cs="Times New Roman"/>
          <w:sz w:val="28"/>
          <w:szCs w:val="28"/>
        </w:rPr>
        <w:t xml:space="preserve"> шагов:</w:t>
      </w:r>
    </w:p>
    <w:p w14:paraId="51590F0D" w14:textId="77777777" w:rsidR="002644F1" w:rsidRPr="000229A3" w:rsidRDefault="002644F1" w:rsidP="000229A3">
      <w:pPr>
        <w:pStyle w:val="a3"/>
        <w:numPr>
          <w:ilvl w:val="3"/>
          <w:numId w:val="7"/>
        </w:numPr>
        <w:spacing w:after="0" w:line="360" w:lineRule="auto"/>
        <w:ind w:left="1560" w:hanging="498"/>
        <w:jc w:val="both"/>
        <w:rPr>
          <w:rFonts w:ascii="Times New Roman" w:hAnsi="Times New Roman" w:cs="Times New Roman"/>
          <w:sz w:val="28"/>
          <w:szCs w:val="28"/>
        </w:rPr>
      </w:pPr>
      <w:r w:rsidRPr="000229A3">
        <w:rPr>
          <w:rFonts w:ascii="Times New Roman" w:hAnsi="Times New Roman" w:cs="Times New Roman"/>
          <w:sz w:val="28"/>
          <w:szCs w:val="28"/>
        </w:rPr>
        <w:t xml:space="preserve">Сглаживание. </w:t>
      </w:r>
      <w:r w:rsidR="000229A3">
        <w:rPr>
          <w:rFonts w:ascii="Times New Roman" w:hAnsi="Times New Roman" w:cs="Times New Roman"/>
          <w:sz w:val="28"/>
          <w:szCs w:val="28"/>
        </w:rPr>
        <w:t>Чаще всего применяется Гауссово размытие для удаления шумов.</w:t>
      </w:r>
    </w:p>
    <w:p w14:paraId="60A33751" w14:textId="77777777" w:rsidR="002644F1" w:rsidRPr="000229A3" w:rsidRDefault="002644F1" w:rsidP="000229A3">
      <w:pPr>
        <w:pStyle w:val="a3"/>
        <w:numPr>
          <w:ilvl w:val="3"/>
          <w:numId w:val="7"/>
        </w:numPr>
        <w:spacing w:after="0" w:line="360" w:lineRule="auto"/>
        <w:ind w:left="1560" w:hanging="498"/>
        <w:jc w:val="both"/>
        <w:rPr>
          <w:rFonts w:ascii="Times New Roman" w:hAnsi="Times New Roman" w:cs="Times New Roman"/>
          <w:sz w:val="28"/>
          <w:szCs w:val="28"/>
        </w:rPr>
      </w:pPr>
      <w:r w:rsidRPr="000229A3">
        <w:rPr>
          <w:rFonts w:ascii="Times New Roman" w:hAnsi="Times New Roman" w:cs="Times New Roman"/>
          <w:sz w:val="28"/>
          <w:szCs w:val="28"/>
        </w:rPr>
        <w:t xml:space="preserve">Поиск градиентов. </w:t>
      </w:r>
      <w:r w:rsidR="000229A3">
        <w:rPr>
          <w:rFonts w:ascii="Times New Roman" w:hAnsi="Times New Roman" w:cs="Times New Roman"/>
          <w:sz w:val="28"/>
          <w:szCs w:val="28"/>
        </w:rPr>
        <w:t>Т</w:t>
      </w:r>
      <w:r w:rsidRPr="000229A3">
        <w:rPr>
          <w:rFonts w:ascii="Times New Roman" w:hAnsi="Times New Roman" w:cs="Times New Roman"/>
          <w:sz w:val="28"/>
          <w:szCs w:val="28"/>
        </w:rPr>
        <w:t xml:space="preserve">ам, где градиент </w:t>
      </w:r>
      <w:r w:rsidR="000229A3">
        <w:rPr>
          <w:rFonts w:ascii="Times New Roman" w:hAnsi="Times New Roman" w:cs="Times New Roman"/>
          <w:sz w:val="28"/>
          <w:szCs w:val="28"/>
        </w:rPr>
        <w:t>становится максимальным</w:t>
      </w:r>
      <w:r w:rsidRPr="000229A3">
        <w:rPr>
          <w:rFonts w:ascii="Times New Roman" w:hAnsi="Times New Roman" w:cs="Times New Roman"/>
          <w:sz w:val="28"/>
          <w:szCs w:val="28"/>
        </w:rPr>
        <w:t xml:space="preserve"> значение</w:t>
      </w:r>
      <w:r w:rsidR="000229A3">
        <w:rPr>
          <w:rFonts w:ascii="Times New Roman" w:hAnsi="Times New Roman" w:cs="Times New Roman"/>
          <w:sz w:val="28"/>
          <w:szCs w:val="28"/>
        </w:rPr>
        <w:t>м, помечаются границы</w:t>
      </w:r>
      <w:r w:rsidRPr="000229A3">
        <w:rPr>
          <w:rFonts w:ascii="Times New Roman" w:hAnsi="Times New Roman" w:cs="Times New Roman"/>
          <w:sz w:val="28"/>
          <w:szCs w:val="28"/>
        </w:rPr>
        <w:t>.</w:t>
      </w:r>
    </w:p>
    <w:p w14:paraId="708E1735" w14:textId="77777777" w:rsidR="002644F1" w:rsidRPr="000229A3" w:rsidRDefault="002644F1" w:rsidP="000229A3">
      <w:pPr>
        <w:pStyle w:val="a3"/>
        <w:numPr>
          <w:ilvl w:val="3"/>
          <w:numId w:val="7"/>
        </w:numPr>
        <w:spacing w:after="0" w:line="360" w:lineRule="auto"/>
        <w:ind w:left="1560" w:hanging="498"/>
        <w:jc w:val="both"/>
        <w:rPr>
          <w:rFonts w:ascii="Times New Roman" w:hAnsi="Times New Roman" w:cs="Times New Roman"/>
          <w:sz w:val="28"/>
          <w:szCs w:val="28"/>
        </w:rPr>
      </w:pPr>
      <w:r w:rsidRPr="000229A3">
        <w:rPr>
          <w:rFonts w:ascii="Times New Roman" w:hAnsi="Times New Roman" w:cs="Times New Roman"/>
          <w:sz w:val="28"/>
          <w:szCs w:val="28"/>
        </w:rPr>
        <w:lastRenderedPageBreak/>
        <w:t xml:space="preserve">Подавление не-максимумов. </w:t>
      </w:r>
      <w:r w:rsidR="000229A3">
        <w:rPr>
          <w:rFonts w:ascii="Times New Roman" w:hAnsi="Times New Roman" w:cs="Times New Roman"/>
          <w:sz w:val="28"/>
          <w:szCs w:val="28"/>
        </w:rPr>
        <w:t>Отбираются только локальные максимумы</w:t>
      </w:r>
      <w:r w:rsidRPr="000229A3">
        <w:rPr>
          <w:rFonts w:ascii="Times New Roman" w:hAnsi="Times New Roman" w:cs="Times New Roman"/>
          <w:sz w:val="28"/>
          <w:szCs w:val="28"/>
        </w:rPr>
        <w:t>.</w:t>
      </w:r>
    </w:p>
    <w:p w14:paraId="161D44F7" w14:textId="77777777" w:rsidR="002644F1" w:rsidRPr="000229A3" w:rsidRDefault="002644F1" w:rsidP="000229A3">
      <w:pPr>
        <w:pStyle w:val="a3"/>
        <w:numPr>
          <w:ilvl w:val="3"/>
          <w:numId w:val="7"/>
        </w:numPr>
        <w:spacing w:after="0" w:line="360" w:lineRule="auto"/>
        <w:ind w:left="1560" w:hanging="498"/>
        <w:jc w:val="both"/>
        <w:rPr>
          <w:rFonts w:ascii="Times New Roman" w:hAnsi="Times New Roman" w:cs="Times New Roman"/>
          <w:sz w:val="28"/>
          <w:szCs w:val="28"/>
        </w:rPr>
      </w:pPr>
      <w:r w:rsidRPr="000229A3">
        <w:rPr>
          <w:rFonts w:ascii="Times New Roman" w:hAnsi="Times New Roman" w:cs="Times New Roman"/>
          <w:sz w:val="28"/>
          <w:szCs w:val="28"/>
        </w:rPr>
        <w:t xml:space="preserve">Двойная пороговая фильтрация. </w:t>
      </w:r>
      <w:r w:rsidR="000229A3">
        <w:rPr>
          <w:rFonts w:ascii="Times New Roman" w:hAnsi="Times New Roman" w:cs="Times New Roman"/>
          <w:sz w:val="28"/>
          <w:szCs w:val="28"/>
        </w:rPr>
        <w:t>Пороговая функция определяет потенциальные границы.</w:t>
      </w:r>
    </w:p>
    <w:p w14:paraId="7BEB832E" w14:textId="77777777" w:rsidR="009E551B" w:rsidRPr="000229A3" w:rsidRDefault="002644F1" w:rsidP="000229A3">
      <w:pPr>
        <w:pStyle w:val="a3"/>
        <w:numPr>
          <w:ilvl w:val="3"/>
          <w:numId w:val="7"/>
        </w:numPr>
        <w:spacing w:after="0" w:line="360" w:lineRule="auto"/>
        <w:ind w:left="1560" w:hanging="498"/>
        <w:jc w:val="both"/>
        <w:rPr>
          <w:rFonts w:ascii="Times New Roman" w:hAnsi="Times New Roman" w:cs="Times New Roman"/>
          <w:sz w:val="28"/>
          <w:szCs w:val="28"/>
        </w:rPr>
      </w:pPr>
      <w:r w:rsidRPr="000229A3">
        <w:rPr>
          <w:rFonts w:ascii="Times New Roman" w:hAnsi="Times New Roman" w:cs="Times New Roman"/>
          <w:sz w:val="28"/>
          <w:szCs w:val="28"/>
        </w:rPr>
        <w:t xml:space="preserve">Трассировка области неоднозначности. Итоговые границы определяются путём подавления </w:t>
      </w:r>
      <w:r w:rsidR="000229A3">
        <w:rPr>
          <w:rFonts w:ascii="Times New Roman" w:hAnsi="Times New Roman" w:cs="Times New Roman"/>
          <w:sz w:val="28"/>
          <w:szCs w:val="28"/>
        </w:rPr>
        <w:t>тех</w:t>
      </w:r>
      <w:r w:rsidRPr="000229A3">
        <w:rPr>
          <w:rFonts w:ascii="Times New Roman" w:hAnsi="Times New Roman" w:cs="Times New Roman"/>
          <w:sz w:val="28"/>
          <w:szCs w:val="28"/>
        </w:rPr>
        <w:t xml:space="preserve"> краё</w:t>
      </w:r>
      <w:r w:rsidR="000229A3">
        <w:rPr>
          <w:rFonts w:ascii="Times New Roman" w:hAnsi="Times New Roman" w:cs="Times New Roman"/>
          <w:sz w:val="28"/>
          <w:szCs w:val="28"/>
        </w:rPr>
        <w:t xml:space="preserve">в, которые не связаны с сильно определенными </w:t>
      </w:r>
      <w:r w:rsidRPr="000229A3">
        <w:rPr>
          <w:rFonts w:ascii="Times New Roman" w:hAnsi="Times New Roman" w:cs="Times New Roman"/>
          <w:sz w:val="28"/>
          <w:szCs w:val="28"/>
        </w:rPr>
        <w:t>границами.</w:t>
      </w:r>
    </w:p>
    <w:p w14:paraId="1514788B" w14:textId="77777777" w:rsidR="009E551B" w:rsidRDefault="00220E57" w:rsidP="00220E57">
      <w:pPr>
        <w:spacing w:after="0" w:line="360" w:lineRule="auto"/>
        <w:ind w:firstLine="600"/>
        <w:jc w:val="both"/>
        <w:rPr>
          <w:rFonts w:ascii="Times New Roman" w:hAnsi="Times New Roman" w:cs="Times New Roman"/>
          <w:sz w:val="28"/>
          <w:szCs w:val="28"/>
        </w:rPr>
      </w:pPr>
      <w:r>
        <w:rPr>
          <w:rFonts w:ascii="Times New Roman" w:hAnsi="Times New Roman" w:cs="Times New Roman"/>
          <w:sz w:val="28"/>
          <w:szCs w:val="28"/>
        </w:rPr>
        <w:t>Таким образом при обработке изображения данным алгоритмом можно получить двоичное изображение с тонкими границами, где ни одна из них не будет повторяться.</w:t>
      </w:r>
    </w:p>
    <w:p w14:paraId="4D6137A6" w14:textId="77777777" w:rsidR="007E04C5" w:rsidRDefault="007E04C5" w:rsidP="00220E57">
      <w:pPr>
        <w:spacing w:after="0" w:line="360" w:lineRule="auto"/>
        <w:ind w:firstLine="600"/>
        <w:jc w:val="both"/>
        <w:rPr>
          <w:rFonts w:ascii="Times New Roman" w:hAnsi="Times New Roman" w:cs="Times New Roman"/>
          <w:sz w:val="28"/>
          <w:szCs w:val="28"/>
        </w:rPr>
      </w:pPr>
    </w:p>
    <w:p w14:paraId="25A0BC44" w14:textId="77777777" w:rsidR="00C52C85" w:rsidRPr="00C52C85" w:rsidRDefault="00C52C85" w:rsidP="00220E57">
      <w:pPr>
        <w:spacing w:after="0" w:line="360" w:lineRule="auto"/>
        <w:ind w:firstLine="600"/>
        <w:jc w:val="both"/>
        <w:rPr>
          <w:rFonts w:ascii="Times New Roman" w:hAnsi="Times New Roman" w:cs="Times New Roman"/>
          <w:i/>
          <w:sz w:val="28"/>
          <w:szCs w:val="28"/>
        </w:rPr>
      </w:pPr>
      <w:r>
        <w:rPr>
          <w:rFonts w:ascii="Times New Roman" w:hAnsi="Times New Roman" w:cs="Times New Roman"/>
          <w:i/>
          <w:sz w:val="28"/>
          <w:szCs w:val="28"/>
        </w:rPr>
        <w:t>(</w:t>
      </w:r>
      <w:proofErr w:type="spellStart"/>
      <w:r>
        <w:rPr>
          <w:rFonts w:ascii="Times New Roman" w:hAnsi="Times New Roman" w:cs="Times New Roman"/>
          <w:i/>
          <w:sz w:val="28"/>
          <w:szCs w:val="28"/>
        </w:rPr>
        <w:t>картинкикартинкикартинки</w:t>
      </w:r>
      <w:proofErr w:type="spellEnd"/>
      <w:r>
        <w:rPr>
          <w:rFonts w:ascii="Times New Roman" w:hAnsi="Times New Roman" w:cs="Times New Roman"/>
          <w:i/>
          <w:sz w:val="28"/>
          <w:szCs w:val="28"/>
        </w:rPr>
        <w:t xml:space="preserve"> везде с работой операторов)</w:t>
      </w:r>
    </w:p>
    <w:p w14:paraId="226331D4" w14:textId="77777777" w:rsidR="004A0DEF" w:rsidRDefault="004A0DEF" w:rsidP="004A0DEF">
      <w:pPr>
        <w:spacing w:after="0" w:line="360" w:lineRule="auto"/>
        <w:ind w:firstLine="600"/>
        <w:jc w:val="both"/>
        <w:rPr>
          <w:rFonts w:ascii="Times New Roman" w:hAnsi="Times New Roman" w:cs="Times New Roman"/>
          <w:sz w:val="28"/>
          <w:szCs w:val="28"/>
        </w:rPr>
      </w:pPr>
      <w:r>
        <w:rPr>
          <w:rFonts w:ascii="Times New Roman" w:hAnsi="Times New Roman" w:cs="Times New Roman"/>
          <w:sz w:val="28"/>
          <w:szCs w:val="28"/>
        </w:rPr>
        <w:t>Подводя итог, можно выделить плюсы и минусы работы каждого из алгоритмов обнаружения граней, которые приведены в таблице:</w:t>
      </w:r>
    </w:p>
    <w:p w14:paraId="527B6389" w14:textId="77777777" w:rsidR="004A0DEF" w:rsidRDefault="004A0DEF" w:rsidP="004A0DEF">
      <w:pPr>
        <w:spacing w:after="0" w:line="360" w:lineRule="auto"/>
        <w:ind w:firstLine="600"/>
        <w:jc w:val="both"/>
        <w:rPr>
          <w:rFonts w:ascii="Times New Roman" w:hAnsi="Times New Roman" w:cs="Times New Roman"/>
          <w:sz w:val="28"/>
          <w:szCs w:val="28"/>
        </w:rPr>
      </w:pPr>
    </w:p>
    <w:tbl>
      <w:tblPr>
        <w:tblStyle w:val="a5"/>
        <w:tblW w:w="0" w:type="auto"/>
        <w:tblLook w:val="04A0" w:firstRow="1" w:lastRow="0" w:firstColumn="1" w:lastColumn="0" w:noHBand="0" w:noVBand="1"/>
      </w:tblPr>
      <w:tblGrid>
        <w:gridCol w:w="3209"/>
        <w:gridCol w:w="3209"/>
        <w:gridCol w:w="3210"/>
      </w:tblGrid>
      <w:tr w:rsidR="004A0DEF" w14:paraId="309F1789" w14:textId="77777777" w:rsidTr="004A0DEF">
        <w:tc>
          <w:tcPr>
            <w:tcW w:w="3209" w:type="dxa"/>
          </w:tcPr>
          <w:p w14:paraId="62A67095" w14:textId="77777777" w:rsidR="004A0DEF" w:rsidRDefault="004A0DEF" w:rsidP="004A0DEF">
            <w:pPr>
              <w:spacing w:line="360" w:lineRule="auto"/>
              <w:jc w:val="both"/>
              <w:rPr>
                <w:rFonts w:ascii="Times New Roman" w:hAnsi="Times New Roman" w:cs="Times New Roman"/>
                <w:sz w:val="28"/>
                <w:szCs w:val="28"/>
              </w:rPr>
            </w:pPr>
            <w:r>
              <w:rPr>
                <w:rFonts w:ascii="Times New Roman" w:hAnsi="Times New Roman" w:cs="Times New Roman"/>
                <w:sz w:val="28"/>
                <w:szCs w:val="28"/>
              </w:rPr>
              <w:t>Алгоритм</w:t>
            </w:r>
          </w:p>
        </w:tc>
        <w:tc>
          <w:tcPr>
            <w:tcW w:w="3209" w:type="dxa"/>
          </w:tcPr>
          <w:p w14:paraId="263A00F6" w14:textId="77777777" w:rsidR="004A0DEF" w:rsidRDefault="004A0DEF" w:rsidP="004A0DEF">
            <w:pPr>
              <w:spacing w:line="360" w:lineRule="auto"/>
              <w:jc w:val="both"/>
              <w:rPr>
                <w:rFonts w:ascii="Times New Roman" w:hAnsi="Times New Roman" w:cs="Times New Roman"/>
                <w:sz w:val="28"/>
                <w:szCs w:val="28"/>
              </w:rPr>
            </w:pPr>
            <w:r>
              <w:rPr>
                <w:rFonts w:ascii="Times New Roman" w:hAnsi="Times New Roman" w:cs="Times New Roman"/>
                <w:sz w:val="28"/>
                <w:szCs w:val="28"/>
              </w:rPr>
              <w:t>Плюсы</w:t>
            </w:r>
          </w:p>
        </w:tc>
        <w:tc>
          <w:tcPr>
            <w:tcW w:w="3210" w:type="dxa"/>
          </w:tcPr>
          <w:p w14:paraId="1A43A85F" w14:textId="77777777" w:rsidR="004A0DEF" w:rsidRDefault="004A0DEF" w:rsidP="004A0DEF">
            <w:pPr>
              <w:spacing w:line="360" w:lineRule="auto"/>
              <w:jc w:val="both"/>
              <w:rPr>
                <w:rFonts w:ascii="Times New Roman" w:hAnsi="Times New Roman" w:cs="Times New Roman"/>
                <w:sz w:val="28"/>
                <w:szCs w:val="28"/>
              </w:rPr>
            </w:pPr>
            <w:r>
              <w:rPr>
                <w:rFonts w:ascii="Times New Roman" w:hAnsi="Times New Roman" w:cs="Times New Roman"/>
                <w:sz w:val="28"/>
                <w:szCs w:val="28"/>
              </w:rPr>
              <w:t>Минусы</w:t>
            </w:r>
          </w:p>
        </w:tc>
      </w:tr>
      <w:tr w:rsidR="004A0DEF" w14:paraId="79C75DD6" w14:textId="77777777" w:rsidTr="004A0DEF">
        <w:tc>
          <w:tcPr>
            <w:tcW w:w="3209" w:type="dxa"/>
          </w:tcPr>
          <w:p w14:paraId="6256A022" w14:textId="77777777" w:rsidR="004A0DEF" w:rsidRDefault="004A0DEF" w:rsidP="004A0DE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Оператор </w:t>
            </w:r>
            <w:proofErr w:type="spellStart"/>
            <w:r>
              <w:rPr>
                <w:rFonts w:ascii="Times New Roman" w:hAnsi="Times New Roman" w:cs="Times New Roman"/>
                <w:sz w:val="28"/>
                <w:szCs w:val="28"/>
              </w:rPr>
              <w:t>Собеля</w:t>
            </w:r>
            <w:proofErr w:type="spellEnd"/>
          </w:p>
        </w:tc>
        <w:tc>
          <w:tcPr>
            <w:tcW w:w="3209" w:type="dxa"/>
          </w:tcPr>
          <w:p w14:paraId="304A2F7D" w14:textId="77777777" w:rsidR="004A0DEF" w:rsidRDefault="004A0DEF" w:rsidP="004A0DEF">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Мало затрат</w:t>
            </w:r>
          </w:p>
          <w:p w14:paraId="290CA0E8" w14:textId="77777777" w:rsidR="004A0DEF" w:rsidRPr="004A0DEF" w:rsidRDefault="00E45C74" w:rsidP="004A0DEF">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Рассматриваются только соседние точки</w:t>
            </w:r>
          </w:p>
        </w:tc>
        <w:tc>
          <w:tcPr>
            <w:tcW w:w="3210" w:type="dxa"/>
          </w:tcPr>
          <w:p w14:paraId="6485BD98" w14:textId="77777777" w:rsidR="004A0DEF" w:rsidRPr="00E45C74" w:rsidRDefault="004A0DEF" w:rsidP="00E45C74">
            <w:pPr>
              <w:spacing w:line="360" w:lineRule="auto"/>
              <w:jc w:val="both"/>
              <w:rPr>
                <w:rFonts w:ascii="Times New Roman" w:hAnsi="Times New Roman" w:cs="Times New Roman"/>
                <w:sz w:val="28"/>
                <w:szCs w:val="28"/>
              </w:rPr>
            </w:pPr>
          </w:p>
        </w:tc>
      </w:tr>
      <w:tr w:rsidR="004A0DEF" w14:paraId="1EA19B03" w14:textId="77777777" w:rsidTr="004A0DEF">
        <w:tc>
          <w:tcPr>
            <w:tcW w:w="3209" w:type="dxa"/>
          </w:tcPr>
          <w:p w14:paraId="7067D0FA" w14:textId="77777777" w:rsidR="004A0DEF" w:rsidRDefault="00E45C74" w:rsidP="00E45C7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Оператор </w:t>
            </w:r>
            <w:proofErr w:type="spellStart"/>
            <w:r>
              <w:rPr>
                <w:rFonts w:ascii="Times New Roman" w:hAnsi="Times New Roman" w:cs="Times New Roman"/>
                <w:sz w:val="28"/>
                <w:szCs w:val="28"/>
              </w:rPr>
              <w:t>Превитт</w:t>
            </w:r>
            <w:proofErr w:type="spellEnd"/>
          </w:p>
        </w:tc>
        <w:tc>
          <w:tcPr>
            <w:tcW w:w="3209" w:type="dxa"/>
          </w:tcPr>
          <w:p w14:paraId="59C8F8EF" w14:textId="77777777" w:rsidR="004A0DEF" w:rsidRPr="004A0DEF" w:rsidRDefault="004A0DEF" w:rsidP="004A0DEF">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Мало затрат</w:t>
            </w:r>
          </w:p>
        </w:tc>
        <w:tc>
          <w:tcPr>
            <w:tcW w:w="3210" w:type="dxa"/>
          </w:tcPr>
          <w:p w14:paraId="0E02DB3E" w14:textId="77777777" w:rsidR="004A0DEF" w:rsidRDefault="004A0DEF" w:rsidP="004A0DEF">
            <w:pPr>
              <w:spacing w:line="360" w:lineRule="auto"/>
              <w:jc w:val="both"/>
              <w:rPr>
                <w:rFonts w:ascii="Times New Roman" w:hAnsi="Times New Roman" w:cs="Times New Roman"/>
                <w:sz w:val="28"/>
                <w:szCs w:val="28"/>
              </w:rPr>
            </w:pPr>
          </w:p>
        </w:tc>
      </w:tr>
      <w:tr w:rsidR="004A0DEF" w14:paraId="1970BDB4" w14:textId="77777777" w:rsidTr="004A0DEF">
        <w:tc>
          <w:tcPr>
            <w:tcW w:w="3209" w:type="dxa"/>
          </w:tcPr>
          <w:p w14:paraId="38C4927D" w14:textId="77777777" w:rsidR="004A0DEF" w:rsidRDefault="00E45C74" w:rsidP="004A0DE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Оператор </w:t>
            </w:r>
            <w:proofErr w:type="spellStart"/>
            <w:r>
              <w:rPr>
                <w:rFonts w:ascii="Times New Roman" w:hAnsi="Times New Roman" w:cs="Times New Roman"/>
                <w:sz w:val="28"/>
                <w:szCs w:val="28"/>
              </w:rPr>
              <w:t>Канни</w:t>
            </w:r>
            <w:proofErr w:type="spellEnd"/>
          </w:p>
        </w:tc>
        <w:tc>
          <w:tcPr>
            <w:tcW w:w="3209" w:type="dxa"/>
          </w:tcPr>
          <w:p w14:paraId="68349B6D" w14:textId="77777777" w:rsidR="00E45C74" w:rsidRPr="004A0DEF" w:rsidRDefault="00E45C74" w:rsidP="00E45C74">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Границы получаются чёткими, единой линией</w:t>
            </w:r>
          </w:p>
        </w:tc>
        <w:tc>
          <w:tcPr>
            <w:tcW w:w="3210" w:type="dxa"/>
          </w:tcPr>
          <w:p w14:paraId="453B9284" w14:textId="77777777" w:rsidR="004A0DEF" w:rsidRPr="00E45C74" w:rsidRDefault="00E45C74" w:rsidP="00E45C74">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Наиболее затратный</w:t>
            </w:r>
          </w:p>
        </w:tc>
      </w:tr>
    </w:tbl>
    <w:p w14:paraId="152A5D83" w14:textId="77777777" w:rsidR="004A0DEF" w:rsidRDefault="004A0DEF" w:rsidP="004A0DEF">
      <w:pPr>
        <w:spacing w:after="0" w:line="360" w:lineRule="auto"/>
        <w:ind w:firstLine="600"/>
        <w:jc w:val="both"/>
        <w:rPr>
          <w:rFonts w:ascii="Times New Roman" w:hAnsi="Times New Roman" w:cs="Times New Roman"/>
          <w:sz w:val="28"/>
          <w:szCs w:val="28"/>
        </w:rPr>
      </w:pPr>
    </w:p>
    <w:p w14:paraId="15522A22" w14:textId="77777777" w:rsidR="004A0DEF" w:rsidRDefault="004A0DEF" w:rsidP="00220E57">
      <w:pPr>
        <w:spacing w:after="0" w:line="360" w:lineRule="auto"/>
        <w:ind w:firstLine="600"/>
        <w:jc w:val="both"/>
        <w:rPr>
          <w:rFonts w:ascii="Times New Roman" w:hAnsi="Times New Roman" w:cs="Times New Roman"/>
          <w:sz w:val="28"/>
          <w:szCs w:val="28"/>
        </w:rPr>
      </w:pPr>
    </w:p>
    <w:p w14:paraId="0C270F08" w14:textId="77777777" w:rsidR="004A0DEF" w:rsidRPr="004A0DEF" w:rsidRDefault="007E04C5" w:rsidP="004A0DEF">
      <w:pPr>
        <w:spacing w:after="0" w:line="360" w:lineRule="auto"/>
        <w:ind w:firstLine="600"/>
        <w:jc w:val="both"/>
        <w:rPr>
          <w:rFonts w:ascii="Times New Roman" w:hAnsi="Times New Roman" w:cs="Times New Roman"/>
          <w:i/>
          <w:sz w:val="28"/>
          <w:szCs w:val="28"/>
        </w:rPr>
      </w:pPr>
      <w:r>
        <w:rPr>
          <w:rFonts w:ascii="Times New Roman" w:hAnsi="Times New Roman" w:cs="Times New Roman"/>
          <w:sz w:val="28"/>
          <w:szCs w:val="28"/>
        </w:rPr>
        <w:t xml:space="preserve">Сравнивая результаты работы каждого из алгоритмов поиска контуров на изображении можно сделать вывод, что самым эффективным из всех является оператор </w:t>
      </w:r>
      <w:proofErr w:type="spellStart"/>
      <w:r>
        <w:rPr>
          <w:rFonts w:ascii="Times New Roman" w:hAnsi="Times New Roman" w:cs="Times New Roman"/>
          <w:sz w:val="28"/>
          <w:szCs w:val="28"/>
        </w:rPr>
        <w:t>Канни</w:t>
      </w:r>
      <w:proofErr w:type="spellEnd"/>
      <w:r>
        <w:rPr>
          <w:rFonts w:ascii="Times New Roman" w:hAnsi="Times New Roman" w:cs="Times New Roman"/>
          <w:sz w:val="28"/>
          <w:szCs w:val="28"/>
        </w:rPr>
        <w:t xml:space="preserve">. Стоит помнить, что все алгоритмы чувствительны к </w:t>
      </w:r>
      <w:r>
        <w:rPr>
          <w:rFonts w:ascii="Times New Roman" w:hAnsi="Times New Roman" w:cs="Times New Roman"/>
          <w:sz w:val="28"/>
          <w:szCs w:val="28"/>
        </w:rPr>
        <w:lastRenderedPageBreak/>
        <w:t>«зашумленности» изображения, поэтому перед выявлением границ необходимо воспользоваться общими методами обработки изо</w:t>
      </w:r>
      <w:r w:rsidR="00E45C74">
        <w:rPr>
          <w:rFonts w:ascii="Times New Roman" w:hAnsi="Times New Roman" w:cs="Times New Roman"/>
          <w:sz w:val="28"/>
          <w:szCs w:val="28"/>
        </w:rPr>
        <w:t>бражений, рассмотренными ранее.</w:t>
      </w:r>
    </w:p>
    <w:p w14:paraId="51784D9E" w14:textId="77777777" w:rsidR="006D0FCF" w:rsidRPr="006D0FCF" w:rsidRDefault="006D0FCF" w:rsidP="00220E57">
      <w:pPr>
        <w:spacing w:after="0" w:line="360" w:lineRule="auto"/>
        <w:ind w:firstLine="600"/>
        <w:jc w:val="both"/>
        <w:rPr>
          <w:rFonts w:ascii="Times New Roman" w:hAnsi="Times New Roman" w:cs="Times New Roman"/>
          <w:sz w:val="28"/>
          <w:szCs w:val="28"/>
        </w:rPr>
      </w:pPr>
    </w:p>
    <w:p w14:paraId="0F468A95" w14:textId="77777777" w:rsidR="006D0FCF" w:rsidRDefault="006D0FCF" w:rsidP="006D0FCF">
      <w:pPr>
        <w:pStyle w:val="a3"/>
        <w:numPr>
          <w:ilvl w:val="1"/>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Преобразование </w:t>
      </w:r>
      <w:proofErr w:type="spellStart"/>
      <w:r>
        <w:rPr>
          <w:rFonts w:ascii="Times New Roman" w:hAnsi="Times New Roman" w:cs="Times New Roman"/>
          <w:sz w:val="28"/>
          <w:szCs w:val="28"/>
        </w:rPr>
        <w:t>Хафа</w:t>
      </w:r>
      <w:proofErr w:type="spellEnd"/>
      <w:r>
        <w:rPr>
          <w:rFonts w:ascii="Times New Roman" w:hAnsi="Times New Roman" w:cs="Times New Roman"/>
          <w:sz w:val="28"/>
          <w:szCs w:val="28"/>
        </w:rPr>
        <w:t xml:space="preserve"> для обнаружения линий на изображении</w:t>
      </w:r>
    </w:p>
    <w:p w14:paraId="203F23FD" w14:textId="77777777" w:rsidR="002D4826" w:rsidRPr="002D4826" w:rsidRDefault="002D4826" w:rsidP="004565E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Преобразование </w:t>
      </w:r>
      <w:r w:rsidRPr="002D4826">
        <w:rPr>
          <w:rFonts w:ascii="Times New Roman" w:hAnsi="Times New Roman" w:cs="Times New Roman"/>
          <w:sz w:val="28"/>
          <w:szCs w:val="28"/>
        </w:rPr>
        <w:t>был</w:t>
      </w:r>
      <w:r>
        <w:rPr>
          <w:rFonts w:ascii="Times New Roman" w:hAnsi="Times New Roman" w:cs="Times New Roman"/>
          <w:sz w:val="28"/>
          <w:szCs w:val="28"/>
        </w:rPr>
        <w:t>о изобретено</w:t>
      </w:r>
      <w:r w:rsidRPr="002D4826">
        <w:rPr>
          <w:rFonts w:ascii="Times New Roman" w:hAnsi="Times New Roman" w:cs="Times New Roman"/>
          <w:sz w:val="28"/>
          <w:szCs w:val="28"/>
        </w:rPr>
        <w:t xml:space="preserve"> Ричардом Дуда и Питер</w:t>
      </w:r>
      <w:r>
        <w:rPr>
          <w:rFonts w:ascii="Times New Roman" w:hAnsi="Times New Roman" w:cs="Times New Roman"/>
          <w:sz w:val="28"/>
          <w:szCs w:val="28"/>
        </w:rPr>
        <w:t>ом</w:t>
      </w:r>
      <w:r w:rsidRPr="002D4826">
        <w:rPr>
          <w:rFonts w:ascii="Times New Roman" w:hAnsi="Times New Roman" w:cs="Times New Roman"/>
          <w:sz w:val="28"/>
          <w:szCs w:val="28"/>
        </w:rPr>
        <w:t xml:space="preserve"> </w:t>
      </w:r>
      <w:proofErr w:type="spellStart"/>
      <w:r w:rsidRPr="002D4826">
        <w:rPr>
          <w:rFonts w:ascii="Times New Roman" w:hAnsi="Times New Roman" w:cs="Times New Roman"/>
          <w:sz w:val="28"/>
          <w:szCs w:val="28"/>
        </w:rPr>
        <w:t>Харт</w:t>
      </w:r>
      <w:r>
        <w:rPr>
          <w:rFonts w:ascii="Times New Roman" w:hAnsi="Times New Roman" w:cs="Times New Roman"/>
          <w:sz w:val="28"/>
          <w:szCs w:val="28"/>
        </w:rPr>
        <w:t>ом</w:t>
      </w:r>
      <w:proofErr w:type="spellEnd"/>
      <w:r w:rsidRPr="002D4826">
        <w:rPr>
          <w:rFonts w:ascii="Times New Roman" w:hAnsi="Times New Roman" w:cs="Times New Roman"/>
          <w:sz w:val="28"/>
          <w:szCs w:val="28"/>
        </w:rPr>
        <w:t xml:space="preserve"> в 1972 году, </w:t>
      </w:r>
      <w:r>
        <w:rPr>
          <w:rFonts w:ascii="Times New Roman" w:hAnsi="Times New Roman" w:cs="Times New Roman"/>
          <w:sz w:val="28"/>
          <w:szCs w:val="28"/>
        </w:rPr>
        <w:t>и было</w:t>
      </w:r>
      <w:r w:rsidRPr="002D4826">
        <w:rPr>
          <w:rFonts w:ascii="Times New Roman" w:hAnsi="Times New Roman" w:cs="Times New Roman"/>
          <w:sz w:val="28"/>
          <w:szCs w:val="28"/>
        </w:rPr>
        <w:t xml:space="preserve"> </w:t>
      </w:r>
      <w:r>
        <w:rPr>
          <w:rFonts w:ascii="Times New Roman" w:hAnsi="Times New Roman" w:cs="Times New Roman"/>
          <w:sz w:val="28"/>
          <w:szCs w:val="28"/>
        </w:rPr>
        <w:t xml:space="preserve">названо "обобщенное преобразование </w:t>
      </w:r>
      <w:proofErr w:type="spellStart"/>
      <w:r>
        <w:rPr>
          <w:rFonts w:ascii="Times New Roman" w:hAnsi="Times New Roman" w:cs="Times New Roman"/>
          <w:sz w:val="28"/>
          <w:szCs w:val="28"/>
        </w:rPr>
        <w:t>Хафа</w:t>
      </w:r>
      <w:proofErr w:type="spellEnd"/>
      <w:r>
        <w:rPr>
          <w:rFonts w:ascii="Times New Roman" w:hAnsi="Times New Roman" w:cs="Times New Roman"/>
          <w:sz w:val="28"/>
          <w:szCs w:val="28"/>
        </w:rPr>
        <w:t>", на основании</w:t>
      </w:r>
      <w:r w:rsidRPr="002D4826">
        <w:rPr>
          <w:rFonts w:ascii="Times New Roman" w:hAnsi="Times New Roman" w:cs="Times New Roman"/>
          <w:sz w:val="28"/>
          <w:szCs w:val="28"/>
        </w:rPr>
        <w:t xml:space="preserve"> соответствующего патента 1962</w:t>
      </w:r>
      <w:r>
        <w:rPr>
          <w:rFonts w:ascii="Times New Roman" w:hAnsi="Times New Roman" w:cs="Times New Roman"/>
          <w:sz w:val="28"/>
          <w:szCs w:val="28"/>
        </w:rPr>
        <w:t xml:space="preserve"> года</w:t>
      </w:r>
      <w:r w:rsidRPr="002D4826">
        <w:rPr>
          <w:rFonts w:ascii="Times New Roman" w:hAnsi="Times New Roman" w:cs="Times New Roman"/>
          <w:sz w:val="28"/>
          <w:szCs w:val="28"/>
        </w:rPr>
        <w:t xml:space="preserve"> </w:t>
      </w:r>
      <w:r>
        <w:rPr>
          <w:rFonts w:ascii="Times New Roman" w:hAnsi="Times New Roman" w:cs="Times New Roman"/>
          <w:sz w:val="28"/>
          <w:szCs w:val="28"/>
        </w:rPr>
        <w:t xml:space="preserve">Пола </w:t>
      </w:r>
      <w:proofErr w:type="spellStart"/>
      <w:r>
        <w:rPr>
          <w:rFonts w:ascii="Times New Roman" w:hAnsi="Times New Roman" w:cs="Times New Roman"/>
          <w:sz w:val="28"/>
          <w:szCs w:val="28"/>
        </w:rPr>
        <w:t>Хафа</w:t>
      </w:r>
      <w:proofErr w:type="spellEnd"/>
      <w:r w:rsidRPr="002D4826">
        <w:rPr>
          <w:rFonts w:ascii="Times New Roman" w:hAnsi="Times New Roman" w:cs="Times New Roman"/>
          <w:sz w:val="28"/>
          <w:szCs w:val="28"/>
        </w:rPr>
        <w:t>.</w:t>
      </w:r>
      <w:r>
        <w:rPr>
          <w:rFonts w:ascii="Times New Roman" w:hAnsi="Times New Roman" w:cs="Times New Roman"/>
          <w:sz w:val="28"/>
          <w:szCs w:val="28"/>
        </w:rPr>
        <w:t xml:space="preserve"> Алгоритм стал популярен в компьютерном сообществе после его публикации</w:t>
      </w:r>
      <w:r w:rsidRPr="002D4826">
        <w:rPr>
          <w:rFonts w:ascii="Times New Roman" w:hAnsi="Times New Roman" w:cs="Times New Roman"/>
          <w:sz w:val="28"/>
          <w:szCs w:val="28"/>
        </w:rPr>
        <w:t xml:space="preserve"> Х. </w:t>
      </w:r>
      <w:proofErr w:type="spellStart"/>
      <w:r w:rsidRPr="002D4826">
        <w:rPr>
          <w:rFonts w:ascii="Times New Roman" w:hAnsi="Times New Roman" w:cs="Times New Roman"/>
          <w:sz w:val="28"/>
          <w:szCs w:val="28"/>
        </w:rPr>
        <w:t>Баллард</w:t>
      </w:r>
      <w:r>
        <w:rPr>
          <w:rFonts w:ascii="Times New Roman" w:hAnsi="Times New Roman" w:cs="Times New Roman"/>
          <w:sz w:val="28"/>
          <w:szCs w:val="28"/>
        </w:rPr>
        <w:t>ом</w:t>
      </w:r>
      <w:proofErr w:type="spellEnd"/>
      <w:r>
        <w:rPr>
          <w:rFonts w:ascii="Times New Roman" w:hAnsi="Times New Roman" w:cs="Times New Roman"/>
          <w:sz w:val="28"/>
          <w:szCs w:val="28"/>
        </w:rPr>
        <w:t xml:space="preserve"> в</w:t>
      </w:r>
      <w:r w:rsidR="004565E5">
        <w:rPr>
          <w:rFonts w:ascii="Times New Roman" w:hAnsi="Times New Roman" w:cs="Times New Roman"/>
          <w:sz w:val="28"/>
          <w:szCs w:val="28"/>
        </w:rPr>
        <w:t xml:space="preserve"> статье</w:t>
      </w:r>
      <w:r w:rsidRPr="002D4826">
        <w:rPr>
          <w:rFonts w:ascii="Times New Roman" w:hAnsi="Times New Roman" w:cs="Times New Roman"/>
          <w:sz w:val="28"/>
          <w:szCs w:val="28"/>
        </w:rPr>
        <w:t xml:space="preserve"> журнал</w:t>
      </w:r>
      <w:r w:rsidR="004565E5">
        <w:rPr>
          <w:rFonts w:ascii="Times New Roman" w:hAnsi="Times New Roman" w:cs="Times New Roman"/>
          <w:sz w:val="28"/>
          <w:szCs w:val="28"/>
        </w:rPr>
        <w:t>а</w:t>
      </w:r>
      <w:r w:rsidRPr="002D4826">
        <w:rPr>
          <w:rFonts w:ascii="Times New Roman" w:hAnsi="Times New Roman" w:cs="Times New Roman"/>
          <w:sz w:val="28"/>
          <w:szCs w:val="28"/>
        </w:rPr>
        <w:t xml:space="preserve"> 1981</w:t>
      </w:r>
      <w:r w:rsidR="004565E5">
        <w:rPr>
          <w:rFonts w:ascii="Times New Roman" w:hAnsi="Times New Roman" w:cs="Times New Roman"/>
          <w:sz w:val="28"/>
          <w:szCs w:val="28"/>
        </w:rPr>
        <w:t xml:space="preserve"> года</w:t>
      </w:r>
      <w:r w:rsidRPr="002D4826">
        <w:rPr>
          <w:rFonts w:ascii="Times New Roman" w:hAnsi="Times New Roman" w:cs="Times New Roman"/>
          <w:sz w:val="28"/>
          <w:szCs w:val="28"/>
        </w:rPr>
        <w:t xml:space="preserve"> </w:t>
      </w:r>
      <w:r w:rsidR="004565E5">
        <w:rPr>
          <w:rFonts w:ascii="Times New Roman" w:hAnsi="Times New Roman" w:cs="Times New Roman"/>
          <w:sz w:val="28"/>
          <w:szCs w:val="28"/>
        </w:rPr>
        <w:t>под названием «обобщенное преобразование</w:t>
      </w:r>
      <w:r w:rsidRPr="002D4826">
        <w:rPr>
          <w:rFonts w:ascii="Times New Roman" w:hAnsi="Times New Roman" w:cs="Times New Roman"/>
          <w:sz w:val="28"/>
          <w:szCs w:val="28"/>
        </w:rPr>
        <w:t xml:space="preserve"> </w:t>
      </w:r>
      <w:proofErr w:type="spellStart"/>
      <w:r w:rsidRPr="002D4826">
        <w:rPr>
          <w:rFonts w:ascii="Times New Roman" w:hAnsi="Times New Roman" w:cs="Times New Roman"/>
          <w:sz w:val="28"/>
          <w:szCs w:val="28"/>
        </w:rPr>
        <w:t>Хафа</w:t>
      </w:r>
      <w:proofErr w:type="spellEnd"/>
      <w:r w:rsidRPr="002D4826">
        <w:rPr>
          <w:rFonts w:ascii="Times New Roman" w:hAnsi="Times New Roman" w:cs="Times New Roman"/>
          <w:sz w:val="28"/>
          <w:szCs w:val="28"/>
        </w:rPr>
        <w:t xml:space="preserve"> для обнаружения произвольных фигур</w:t>
      </w:r>
      <w:r w:rsidR="004565E5">
        <w:rPr>
          <w:rFonts w:ascii="Times New Roman" w:hAnsi="Times New Roman" w:cs="Times New Roman"/>
          <w:sz w:val="28"/>
          <w:szCs w:val="28"/>
        </w:rPr>
        <w:t>»</w:t>
      </w:r>
      <w:r w:rsidRPr="002D4826">
        <w:rPr>
          <w:rFonts w:ascii="Times New Roman" w:hAnsi="Times New Roman" w:cs="Times New Roman"/>
          <w:sz w:val="28"/>
          <w:szCs w:val="28"/>
        </w:rPr>
        <w:t>.</w:t>
      </w:r>
    </w:p>
    <w:p w14:paraId="31545AAE" w14:textId="77777777" w:rsidR="006D0FCF" w:rsidRDefault="006D0FCF" w:rsidP="006D0F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Преобразование </w:t>
      </w:r>
      <w:proofErr w:type="spellStart"/>
      <w:r>
        <w:rPr>
          <w:rFonts w:ascii="Times New Roman" w:hAnsi="Times New Roman" w:cs="Times New Roman"/>
          <w:sz w:val="28"/>
          <w:szCs w:val="28"/>
        </w:rPr>
        <w:t>Хафа</w:t>
      </w:r>
      <w:proofErr w:type="spellEnd"/>
      <w:r>
        <w:rPr>
          <w:rFonts w:ascii="Times New Roman" w:hAnsi="Times New Roman" w:cs="Times New Roman"/>
          <w:sz w:val="28"/>
          <w:szCs w:val="28"/>
        </w:rPr>
        <w:t xml:space="preserve"> – </w:t>
      </w:r>
      <w:r w:rsidRPr="006D0FCF">
        <w:rPr>
          <w:rFonts w:ascii="Times New Roman" w:hAnsi="Times New Roman" w:cs="Times New Roman"/>
          <w:sz w:val="28"/>
          <w:szCs w:val="28"/>
        </w:rPr>
        <w:t xml:space="preserve">это метод, который </w:t>
      </w:r>
      <w:r>
        <w:rPr>
          <w:rFonts w:ascii="Times New Roman" w:hAnsi="Times New Roman" w:cs="Times New Roman"/>
          <w:sz w:val="28"/>
          <w:szCs w:val="28"/>
        </w:rPr>
        <w:t>используется для того</w:t>
      </w:r>
      <w:r w:rsidRPr="006D0FCF">
        <w:rPr>
          <w:rFonts w:ascii="Times New Roman" w:hAnsi="Times New Roman" w:cs="Times New Roman"/>
          <w:sz w:val="28"/>
          <w:szCs w:val="28"/>
        </w:rPr>
        <w:t xml:space="preserve">, чтобы </w:t>
      </w:r>
      <w:r>
        <w:rPr>
          <w:rFonts w:ascii="Times New Roman" w:hAnsi="Times New Roman" w:cs="Times New Roman"/>
          <w:sz w:val="28"/>
          <w:szCs w:val="28"/>
        </w:rPr>
        <w:t>обнаружить</w:t>
      </w:r>
      <w:r w:rsidRPr="006D0FCF">
        <w:rPr>
          <w:rFonts w:ascii="Times New Roman" w:hAnsi="Times New Roman" w:cs="Times New Roman"/>
          <w:sz w:val="28"/>
          <w:szCs w:val="28"/>
        </w:rPr>
        <w:t xml:space="preserve"> </w:t>
      </w:r>
      <w:r>
        <w:rPr>
          <w:rFonts w:ascii="Times New Roman" w:hAnsi="Times New Roman" w:cs="Times New Roman"/>
          <w:sz w:val="28"/>
          <w:szCs w:val="28"/>
        </w:rPr>
        <w:t>формы конкретной фигуры на</w:t>
      </w:r>
      <w:r w:rsidRPr="006D0FCF">
        <w:rPr>
          <w:rFonts w:ascii="Times New Roman" w:hAnsi="Times New Roman" w:cs="Times New Roman"/>
          <w:sz w:val="28"/>
          <w:szCs w:val="28"/>
        </w:rPr>
        <w:t xml:space="preserve"> изображении. </w:t>
      </w:r>
      <w:r>
        <w:rPr>
          <w:rFonts w:ascii="Times New Roman" w:hAnsi="Times New Roman" w:cs="Times New Roman"/>
          <w:sz w:val="28"/>
          <w:szCs w:val="28"/>
        </w:rPr>
        <w:t>Объекты часто находятся в какой-либо стандартной геометрической форме, поэтому классическое</w:t>
      </w:r>
      <w:r w:rsidRPr="006D0FCF">
        <w:rPr>
          <w:rFonts w:ascii="Times New Roman" w:hAnsi="Times New Roman" w:cs="Times New Roman"/>
          <w:sz w:val="28"/>
          <w:szCs w:val="28"/>
        </w:rPr>
        <w:t xml:space="preserve"> преобразовани</w:t>
      </w:r>
      <w:r>
        <w:rPr>
          <w:rFonts w:ascii="Times New Roman" w:hAnsi="Times New Roman" w:cs="Times New Roman"/>
          <w:sz w:val="28"/>
          <w:szCs w:val="28"/>
        </w:rPr>
        <w:t>е</w:t>
      </w:r>
      <w:r w:rsidRPr="006D0FCF">
        <w:rPr>
          <w:rFonts w:ascii="Times New Roman" w:hAnsi="Times New Roman" w:cs="Times New Roman"/>
          <w:sz w:val="28"/>
          <w:szCs w:val="28"/>
        </w:rPr>
        <w:t xml:space="preserve"> </w:t>
      </w:r>
      <w:proofErr w:type="spellStart"/>
      <w:r w:rsidRPr="006D0FCF">
        <w:rPr>
          <w:rFonts w:ascii="Times New Roman" w:hAnsi="Times New Roman" w:cs="Times New Roman"/>
          <w:sz w:val="28"/>
          <w:szCs w:val="28"/>
        </w:rPr>
        <w:t>Хафа</w:t>
      </w:r>
      <w:proofErr w:type="spellEnd"/>
      <w:r w:rsidRPr="006D0FCF">
        <w:rPr>
          <w:rFonts w:ascii="Times New Roman" w:hAnsi="Times New Roman" w:cs="Times New Roman"/>
          <w:sz w:val="28"/>
          <w:szCs w:val="28"/>
        </w:rPr>
        <w:t xml:space="preserve"> наиболее часто используется для обнаружения</w:t>
      </w:r>
      <w:r>
        <w:rPr>
          <w:rFonts w:ascii="Times New Roman" w:hAnsi="Times New Roman" w:cs="Times New Roman"/>
          <w:sz w:val="28"/>
          <w:szCs w:val="28"/>
        </w:rPr>
        <w:t xml:space="preserve"> различных</w:t>
      </w:r>
      <w:r w:rsidRPr="006D0FCF">
        <w:rPr>
          <w:rFonts w:ascii="Times New Roman" w:hAnsi="Times New Roman" w:cs="Times New Roman"/>
          <w:sz w:val="28"/>
          <w:szCs w:val="28"/>
        </w:rPr>
        <w:t xml:space="preserve"> кривых, таких как линии, окружности, эллипсы и т. д. </w:t>
      </w:r>
      <w:r w:rsidR="00401F13">
        <w:rPr>
          <w:rFonts w:ascii="Times New Roman" w:hAnsi="Times New Roman" w:cs="Times New Roman"/>
          <w:sz w:val="28"/>
          <w:szCs w:val="28"/>
        </w:rPr>
        <w:t>В результате</w:t>
      </w:r>
      <w:r w:rsidRPr="006D0FCF">
        <w:rPr>
          <w:rFonts w:ascii="Times New Roman" w:hAnsi="Times New Roman" w:cs="Times New Roman"/>
          <w:sz w:val="28"/>
          <w:szCs w:val="28"/>
        </w:rPr>
        <w:t xml:space="preserve"> преобразование </w:t>
      </w:r>
      <w:proofErr w:type="spellStart"/>
      <w:r w:rsidRPr="006D0FCF">
        <w:rPr>
          <w:rFonts w:ascii="Times New Roman" w:hAnsi="Times New Roman" w:cs="Times New Roman"/>
          <w:sz w:val="28"/>
          <w:szCs w:val="28"/>
        </w:rPr>
        <w:t>Хафа</w:t>
      </w:r>
      <w:proofErr w:type="spellEnd"/>
      <w:r w:rsidRPr="006D0FCF">
        <w:rPr>
          <w:rFonts w:ascii="Times New Roman" w:hAnsi="Times New Roman" w:cs="Times New Roman"/>
          <w:sz w:val="28"/>
          <w:szCs w:val="28"/>
        </w:rPr>
        <w:t xml:space="preserve"> может быть использован</w:t>
      </w:r>
      <w:r w:rsidR="00401F13">
        <w:rPr>
          <w:rFonts w:ascii="Times New Roman" w:hAnsi="Times New Roman" w:cs="Times New Roman"/>
          <w:sz w:val="28"/>
          <w:szCs w:val="28"/>
        </w:rPr>
        <w:t>о</w:t>
      </w:r>
      <w:r w:rsidRPr="006D0FCF">
        <w:rPr>
          <w:rFonts w:ascii="Times New Roman" w:hAnsi="Times New Roman" w:cs="Times New Roman"/>
          <w:sz w:val="28"/>
          <w:szCs w:val="28"/>
        </w:rPr>
        <w:t xml:space="preserve"> в </w:t>
      </w:r>
      <w:r w:rsidR="00401F13">
        <w:rPr>
          <w:rFonts w:ascii="Times New Roman" w:hAnsi="Times New Roman" w:cs="Times New Roman"/>
          <w:sz w:val="28"/>
          <w:szCs w:val="28"/>
        </w:rPr>
        <w:t>ситуациях</w:t>
      </w:r>
      <w:r w:rsidRPr="006D0FCF">
        <w:rPr>
          <w:rFonts w:ascii="Times New Roman" w:hAnsi="Times New Roman" w:cs="Times New Roman"/>
          <w:sz w:val="28"/>
          <w:szCs w:val="28"/>
        </w:rPr>
        <w:t>, где просто</w:t>
      </w:r>
      <w:r w:rsidR="00401F13">
        <w:rPr>
          <w:rFonts w:ascii="Times New Roman" w:hAnsi="Times New Roman" w:cs="Times New Roman"/>
          <w:sz w:val="28"/>
          <w:szCs w:val="28"/>
        </w:rPr>
        <w:t>е аналитическое описание объектов</w:t>
      </w:r>
      <w:r w:rsidRPr="006D0FCF">
        <w:rPr>
          <w:rFonts w:ascii="Times New Roman" w:hAnsi="Times New Roman" w:cs="Times New Roman"/>
          <w:sz w:val="28"/>
          <w:szCs w:val="28"/>
        </w:rPr>
        <w:t xml:space="preserve"> не представляется возможным. Несмотря на свои ограничения домена, классического преобразования </w:t>
      </w:r>
      <w:proofErr w:type="spellStart"/>
      <w:r w:rsidRPr="006D0FCF">
        <w:rPr>
          <w:rFonts w:ascii="Times New Roman" w:hAnsi="Times New Roman" w:cs="Times New Roman"/>
          <w:sz w:val="28"/>
          <w:szCs w:val="28"/>
        </w:rPr>
        <w:t>Хафа</w:t>
      </w:r>
      <w:proofErr w:type="spellEnd"/>
      <w:r w:rsidRPr="006D0FCF">
        <w:rPr>
          <w:rFonts w:ascii="Times New Roman" w:hAnsi="Times New Roman" w:cs="Times New Roman"/>
          <w:sz w:val="28"/>
          <w:szCs w:val="28"/>
        </w:rPr>
        <w:t xml:space="preserve"> (далее без классической префикс) сохраняет многие приложения, как большинство изготавливаемых деталей (и многие анатомические части исследованных медицинских изображений) содержат границ объектов, которые могут быть описаны с помощью регулярных кривых. Основное преимущество преобразования </w:t>
      </w:r>
      <w:proofErr w:type="spellStart"/>
      <w:r w:rsidRPr="006D0FCF">
        <w:rPr>
          <w:rFonts w:ascii="Times New Roman" w:hAnsi="Times New Roman" w:cs="Times New Roman"/>
          <w:sz w:val="28"/>
          <w:szCs w:val="28"/>
        </w:rPr>
        <w:t>Хафа</w:t>
      </w:r>
      <w:proofErr w:type="spellEnd"/>
      <w:r w:rsidRPr="006D0FCF">
        <w:rPr>
          <w:rFonts w:ascii="Times New Roman" w:hAnsi="Times New Roman" w:cs="Times New Roman"/>
          <w:sz w:val="28"/>
          <w:szCs w:val="28"/>
        </w:rPr>
        <w:t xml:space="preserve"> заключается в том, что </w:t>
      </w:r>
      <w:r w:rsidR="007669D7">
        <w:rPr>
          <w:rFonts w:ascii="Times New Roman" w:hAnsi="Times New Roman" w:cs="Times New Roman"/>
          <w:sz w:val="28"/>
          <w:szCs w:val="28"/>
        </w:rPr>
        <w:t>оно устойчиво к разрывам</w:t>
      </w:r>
      <w:r w:rsidRPr="006D0FCF">
        <w:rPr>
          <w:rFonts w:ascii="Times New Roman" w:hAnsi="Times New Roman" w:cs="Times New Roman"/>
          <w:sz w:val="28"/>
          <w:szCs w:val="28"/>
        </w:rPr>
        <w:t xml:space="preserve"> в границ</w:t>
      </w:r>
      <w:r w:rsidR="007669D7">
        <w:rPr>
          <w:rFonts w:ascii="Times New Roman" w:hAnsi="Times New Roman" w:cs="Times New Roman"/>
          <w:sz w:val="28"/>
          <w:szCs w:val="28"/>
        </w:rPr>
        <w:t>ах</w:t>
      </w:r>
      <w:r w:rsidRPr="006D0FCF">
        <w:rPr>
          <w:rFonts w:ascii="Times New Roman" w:hAnsi="Times New Roman" w:cs="Times New Roman"/>
          <w:sz w:val="28"/>
          <w:szCs w:val="28"/>
        </w:rPr>
        <w:t xml:space="preserve"> </w:t>
      </w:r>
      <w:r w:rsidR="007669D7">
        <w:rPr>
          <w:rFonts w:ascii="Times New Roman" w:hAnsi="Times New Roman" w:cs="Times New Roman"/>
          <w:sz w:val="28"/>
          <w:szCs w:val="28"/>
        </w:rPr>
        <w:t>объектов и практически не поддаётся воздействию</w:t>
      </w:r>
      <w:r w:rsidRPr="006D0FCF">
        <w:rPr>
          <w:rFonts w:ascii="Times New Roman" w:hAnsi="Times New Roman" w:cs="Times New Roman"/>
          <w:sz w:val="28"/>
          <w:szCs w:val="28"/>
        </w:rPr>
        <w:t xml:space="preserve"> шумов на изображении.</w:t>
      </w:r>
    </w:p>
    <w:p w14:paraId="0C27A0C7" w14:textId="77777777" w:rsidR="00E76D34" w:rsidRDefault="007669D7" w:rsidP="007669D7">
      <w:pPr>
        <w:spacing w:after="0" w:line="360" w:lineRule="auto"/>
        <w:ind w:firstLine="709"/>
        <w:jc w:val="both"/>
        <w:rPr>
          <w:rFonts w:ascii="Times New Roman" w:hAnsi="Times New Roman" w:cs="Times New Roman"/>
          <w:sz w:val="28"/>
          <w:szCs w:val="28"/>
        </w:rPr>
      </w:pPr>
      <w:r w:rsidRPr="007669D7">
        <w:rPr>
          <w:rFonts w:ascii="Times New Roman" w:hAnsi="Times New Roman" w:cs="Times New Roman"/>
          <w:sz w:val="28"/>
          <w:szCs w:val="28"/>
        </w:rPr>
        <w:t xml:space="preserve">В алгоритме преобразования </w:t>
      </w:r>
      <w:proofErr w:type="spellStart"/>
      <w:r w:rsidRPr="007669D7">
        <w:rPr>
          <w:rFonts w:ascii="Times New Roman" w:hAnsi="Times New Roman" w:cs="Times New Roman"/>
          <w:sz w:val="28"/>
          <w:szCs w:val="28"/>
        </w:rPr>
        <w:t>Хафа</w:t>
      </w:r>
      <w:proofErr w:type="spellEnd"/>
      <w:r w:rsidRPr="007669D7">
        <w:rPr>
          <w:rFonts w:ascii="Times New Roman" w:hAnsi="Times New Roman" w:cs="Times New Roman"/>
          <w:sz w:val="28"/>
          <w:szCs w:val="28"/>
        </w:rPr>
        <w:t xml:space="preserve"> используется аккумуляторный массив, </w:t>
      </w:r>
      <w:r w:rsidR="00E76D34">
        <w:rPr>
          <w:rFonts w:ascii="Times New Roman" w:hAnsi="Times New Roman" w:cs="Times New Roman"/>
          <w:sz w:val="28"/>
          <w:szCs w:val="28"/>
        </w:rPr>
        <w:t>который обладает такой размерностью, сколько неизвестных параметров в уравнении какого-либо семейства кривых</w:t>
      </w:r>
      <w:r w:rsidRPr="007669D7">
        <w:rPr>
          <w:rFonts w:ascii="Times New Roman" w:hAnsi="Times New Roman" w:cs="Times New Roman"/>
          <w:sz w:val="28"/>
          <w:szCs w:val="28"/>
        </w:rPr>
        <w:t>. Например, при обнаружении прямых</w:t>
      </w:r>
      <w:r w:rsidR="00E76D34">
        <w:rPr>
          <w:rFonts w:ascii="Times New Roman" w:hAnsi="Times New Roman" w:cs="Times New Roman"/>
          <w:sz w:val="28"/>
          <w:szCs w:val="28"/>
        </w:rPr>
        <w:t xml:space="preserve"> линий</w:t>
      </w:r>
      <w:r w:rsidRPr="007669D7">
        <w:rPr>
          <w:rFonts w:ascii="Times New Roman" w:hAnsi="Times New Roman" w:cs="Times New Roman"/>
          <w:sz w:val="28"/>
          <w:szCs w:val="28"/>
        </w:rPr>
        <w:t xml:space="preserve">, </w:t>
      </w:r>
      <w:r w:rsidR="00E76D34">
        <w:rPr>
          <w:rFonts w:ascii="Times New Roman" w:hAnsi="Times New Roman" w:cs="Times New Roman"/>
          <w:sz w:val="28"/>
          <w:szCs w:val="28"/>
        </w:rPr>
        <w:t>которые описываются уравнением y=</w:t>
      </w:r>
      <w:r w:rsidR="00E76D34">
        <w:rPr>
          <w:rFonts w:ascii="Times New Roman" w:hAnsi="Times New Roman" w:cs="Times New Roman"/>
          <w:sz w:val="28"/>
          <w:szCs w:val="28"/>
          <w:lang w:val="en-US"/>
        </w:rPr>
        <w:t>a</w:t>
      </w:r>
      <w:r w:rsidRPr="007669D7">
        <w:rPr>
          <w:rFonts w:ascii="Times New Roman" w:hAnsi="Times New Roman" w:cs="Times New Roman"/>
          <w:sz w:val="28"/>
          <w:szCs w:val="28"/>
        </w:rPr>
        <w:t>*</w:t>
      </w:r>
      <w:proofErr w:type="spellStart"/>
      <w:r w:rsidRPr="007669D7">
        <w:rPr>
          <w:rFonts w:ascii="Times New Roman" w:hAnsi="Times New Roman" w:cs="Times New Roman"/>
          <w:sz w:val="28"/>
          <w:szCs w:val="28"/>
        </w:rPr>
        <w:t>x+b</w:t>
      </w:r>
      <w:proofErr w:type="spellEnd"/>
      <w:r w:rsidRPr="007669D7">
        <w:rPr>
          <w:rFonts w:ascii="Times New Roman" w:hAnsi="Times New Roman" w:cs="Times New Roman"/>
          <w:sz w:val="28"/>
          <w:szCs w:val="28"/>
        </w:rPr>
        <w:t xml:space="preserve">, </w:t>
      </w:r>
    </w:p>
    <w:p w14:paraId="674FA46B" w14:textId="77777777" w:rsidR="007669D7" w:rsidRPr="007669D7" w:rsidRDefault="00E76D34" w:rsidP="00F02E58">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Следовательно, </w:t>
      </w:r>
      <w:r w:rsidR="007669D7" w:rsidRPr="007669D7">
        <w:rPr>
          <w:rFonts w:ascii="Times New Roman" w:hAnsi="Times New Roman" w:cs="Times New Roman"/>
          <w:sz w:val="28"/>
          <w:szCs w:val="28"/>
        </w:rPr>
        <w:t xml:space="preserve">для каждой прямой необходимо вычислить значения </w:t>
      </w:r>
      <w:r>
        <w:rPr>
          <w:rFonts w:ascii="Times New Roman" w:hAnsi="Times New Roman" w:cs="Times New Roman"/>
          <w:sz w:val="28"/>
          <w:szCs w:val="28"/>
        </w:rPr>
        <w:t>параметров a</w:t>
      </w:r>
      <w:r w:rsidR="007669D7" w:rsidRPr="007669D7">
        <w:rPr>
          <w:rFonts w:ascii="Times New Roman" w:hAnsi="Times New Roman" w:cs="Times New Roman"/>
          <w:sz w:val="28"/>
          <w:szCs w:val="28"/>
        </w:rPr>
        <w:t xml:space="preserve"> и b. При этом в </w:t>
      </w:r>
      <w:r>
        <w:rPr>
          <w:rFonts w:ascii="Times New Roman" w:hAnsi="Times New Roman" w:cs="Times New Roman"/>
          <w:sz w:val="28"/>
          <w:szCs w:val="28"/>
        </w:rPr>
        <w:t xml:space="preserve">этом аккумуляторном массиве в элементах </w:t>
      </w:r>
      <w:r>
        <w:rPr>
          <w:rFonts w:ascii="Times New Roman" w:hAnsi="Times New Roman" w:cs="Times New Roman"/>
          <w:sz w:val="28"/>
          <w:szCs w:val="28"/>
          <w:lang w:val="en-US"/>
        </w:rPr>
        <w:t>M</w:t>
      </w:r>
      <w:r>
        <w:rPr>
          <w:rFonts w:ascii="Times New Roman" w:hAnsi="Times New Roman" w:cs="Times New Roman"/>
          <w:sz w:val="28"/>
          <w:szCs w:val="28"/>
        </w:rPr>
        <w:t>[</w:t>
      </w:r>
      <w:proofErr w:type="gramStart"/>
      <w:r>
        <w:rPr>
          <w:rFonts w:ascii="Times New Roman" w:hAnsi="Times New Roman" w:cs="Times New Roman"/>
          <w:sz w:val="28"/>
          <w:szCs w:val="28"/>
        </w:rPr>
        <w:t>A</w:t>
      </w:r>
      <w:r w:rsidR="007669D7" w:rsidRPr="007669D7">
        <w:rPr>
          <w:rFonts w:ascii="Times New Roman" w:hAnsi="Times New Roman" w:cs="Times New Roman"/>
          <w:sz w:val="28"/>
          <w:szCs w:val="28"/>
        </w:rPr>
        <w:t>,B</w:t>
      </w:r>
      <w:proofErr w:type="gramEnd"/>
      <w:r w:rsidR="007669D7" w:rsidRPr="007669D7">
        <w:rPr>
          <w:rFonts w:ascii="Times New Roman" w:hAnsi="Times New Roman" w:cs="Times New Roman"/>
          <w:sz w:val="28"/>
          <w:szCs w:val="28"/>
        </w:rPr>
        <w:t xml:space="preserve">] накапливаются значения, </w:t>
      </w:r>
      <w:r>
        <w:rPr>
          <w:rFonts w:ascii="Times New Roman" w:hAnsi="Times New Roman" w:cs="Times New Roman"/>
          <w:sz w:val="28"/>
          <w:szCs w:val="28"/>
        </w:rPr>
        <w:t>которые указывают</w:t>
      </w:r>
      <w:r w:rsidR="007669D7" w:rsidRPr="007669D7">
        <w:rPr>
          <w:rFonts w:ascii="Times New Roman" w:hAnsi="Times New Roman" w:cs="Times New Roman"/>
          <w:sz w:val="28"/>
          <w:szCs w:val="28"/>
        </w:rPr>
        <w:t xml:space="preserve"> на вероятность наличия </w:t>
      </w:r>
      <w:r>
        <w:rPr>
          <w:rFonts w:ascii="Times New Roman" w:hAnsi="Times New Roman" w:cs="Times New Roman"/>
          <w:sz w:val="28"/>
          <w:szCs w:val="28"/>
        </w:rPr>
        <w:t>прямой y=m*</w:t>
      </w:r>
      <w:proofErr w:type="spellStart"/>
      <w:r>
        <w:rPr>
          <w:rFonts w:ascii="Times New Roman" w:hAnsi="Times New Roman" w:cs="Times New Roman"/>
          <w:sz w:val="28"/>
          <w:szCs w:val="28"/>
        </w:rPr>
        <w:t>x+b</w:t>
      </w:r>
      <w:proofErr w:type="spellEnd"/>
      <w:r>
        <w:rPr>
          <w:rFonts w:ascii="Times New Roman" w:hAnsi="Times New Roman" w:cs="Times New Roman"/>
          <w:sz w:val="28"/>
          <w:szCs w:val="28"/>
        </w:rPr>
        <w:t>, где A</w:t>
      </w:r>
      <w:r w:rsidR="007669D7" w:rsidRPr="007669D7">
        <w:rPr>
          <w:rFonts w:ascii="Times New Roman" w:hAnsi="Times New Roman" w:cs="Times New Roman"/>
          <w:sz w:val="28"/>
          <w:szCs w:val="28"/>
        </w:rPr>
        <w:t xml:space="preserve"> и B соот</w:t>
      </w:r>
      <w:r>
        <w:rPr>
          <w:rFonts w:ascii="Times New Roman" w:hAnsi="Times New Roman" w:cs="Times New Roman"/>
          <w:sz w:val="28"/>
          <w:szCs w:val="28"/>
        </w:rPr>
        <w:t>ветствуют дискретным значениям a</w:t>
      </w:r>
      <w:r w:rsidR="007669D7" w:rsidRPr="007669D7">
        <w:rPr>
          <w:rFonts w:ascii="Times New Roman" w:hAnsi="Times New Roman" w:cs="Times New Roman"/>
          <w:sz w:val="28"/>
          <w:szCs w:val="28"/>
        </w:rPr>
        <w:t xml:space="preserve"> и b.</w:t>
      </w:r>
    </w:p>
    <w:p w14:paraId="75638A90" w14:textId="77777777" w:rsidR="007669D7" w:rsidRPr="007669D7" w:rsidRDefault="00E76D34" w:rsidP="00F02E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Этот массив</w:t>
      </w:r>
      <w:r w:rsidR="007669D7" w:rsidRPr="007669D7">
        <w:rPr>
          <w:rFonts w:ascii="Times New Roman" w:hAnsi="Times New Roman" w:cs="Times New Roman"/>
          <w:sz w:val="28"/>
          <w:szCs w:val="28"/>
        </w:rPr>
        <w:t xml:space="preserve"> используется в алг</w:t>
      </w:r>
      <w:r>
        <w:rPr>
          <w:rFonts w:ascii="Times New Roman" w:hAnsi="Times New Roman" w:cs="Times New Roman"/>
          <w:sz w:val="28"/>
          <w:szCs w:val="28"/>
        </w:rPr>
        <w:t xml:space="preserve">оритме </w:t>
      </w:r>
      <w:proofErr w:type="spellStart"/>
      <w:r>
        <w:rPr>
          <w:rFonts w:ascii="Times New Roman" w:hAnsi="Times New Roman" w:cs="Times New Roman"/>
          <w:sz w:val="28"/>
          <w:szCs w:val="28"/>
        </w:rPr>
        <w:t>Хафа</w:t>
      </w:r>
      <w:proofErr w:type="spellEnd"/>
      <w:r>
        <w:rPr>
          <w:rFonts w:ascii="Times New Roman" w:hAnsi="Times New Roman" w:cs="Times New Roman"/>
          <w:sz w:val="28"/>
          <w:szCs w:val="28"/>
        </w:rPr>
        <w:t xml:space="preserve"> для проверки каждого пикселя</w:t>
      </w:r>
      <w:r w:rsidR="007669D7" w:rsidRPr="007669D7">
        <w:rPr>
          <w:rFonts w:ascii="Times New Roman" w:hAnsi="Times New Roman" w:cs="Times New Roman"/>
          <w:sz w:val="28"/>
          <w:szCs w:val="28"/>
        </w:rPr>
        <w:t xml:space="preserve"> и его окрестности. </w:t>
      </w:r>
      <w:r w:rsidR="00F02E58">
        <w:rPr>
          <w:rFonts w:ascii="Times New Roman" w:hAnsi="Times New Roman" w:cs="Times New Roman"/>
          <w:sz w:val="28"/>
          <w:szCs w:val="28"/>
        </w:rPr>
        <w:t>Сначала о</w:t>
      </w:r>
      <w:r w:rsidR="007669D7" w:rsidRPr="007669D7">
        <w:rPr>
          <w:rFonts w:ascii="Times New Roman" w:hAnsi="Times New Roman" w:cs="Times New Roman"/>
          <w:sz w:val="28"/>
          <w:szCs w:val="28"/>
        </w:rPr>
        <w:t xml:space="preserve">пределяется </w:t>
      </w:r>
      <w:r w:rsidR="00F02E58">
        <w:rPr>
          <w:rFonts w:ascii="Times New Roman" w:hAnsi="Times New Roman" w:cs="Times New Roman"/>
          <w:sz w:val="28"/>
          <w:szCs w:val="28"/>
        </w:rPr>
        <w:t>находится ли данный пиксель на выраженном крае</w:t>
      </w:r>
      <w:r w:rsidR="007669D7" w:rsidRPr="007669D7">
        <w:rPr>
          <w:rFonts w:ascii="Times New Roman" w:hAnsi="Times New Roman" w:cs="Times New Roman"/>
          <w:sz w:val="28"/>
          <w:szCs w:val="28"/>
        </w:rPr>
        <w:t xml:space="preserve">. Если </w:t>
      </w:r>
      <w:r w:rsidR="00F02E58">
        <w:rPr>
          <w:rFonts w:ascii="Times New Roman" w:hAnsi="Times New Roman" w:cs="Times New Roman"/>
          <w:sz w:val="28"/>
          <w:szCs w:val="28"/>
        </w:rPr>
        <w:t>находится там</w:t>
      </w:r>
      <w:r w:rsidR="007669D7" w:rsidRPr="007669D7">
        <w:rPr>
          <w:rFonts w:ascii="Times New Roman" w:hAnsi="Times New Roman" w:cs="Times New Roman"/>
          <w:sz w:val="28"/>
          <w:szCs w:val="28"/>
        </w:rPr>
        <w:t>, то вычисляются параметры искомой кривой, проходящей через данный пиксел</w:t>
      </w:r>
      <w:r w:rsidR="00F02E58">
        <w:rPr>
          <w:rFonts w:ascii="Times New Roman" w:hAnsi="Times New Roman" w:cs="Times New Roman"/>
          <w:sz w:val="28"/>
          <w:szCs w:val="28"/>
        </w:rPr>
        <w:t>ь</w:t>
      </w:r>
      <w:r w:rsidR="007669D7" w:rsidRPr="007669D7">
        <w:rPr>
          <w:rFonts w:ascii="Times New Roman" w:hAnsi="Times New Roman" w:cs="Times New Roman"/>
          <w:sz w:val="28"/>
          <w:szCs w:val="28"/>
        </w:rPr>
        <w:t xml:space="preserve">. После оценки параметров прямой в данном пикселе они </w:t>
      </w:r>
      <w:proofErr w:type="spellStart"/>
      <w:r w:rsidR="007669D7" w:rsidRPr="007669D7">
        <w:rPr>
          <w:rFonts w:ascii="Times New Roman" w:hAnsi="Times New Roman" w:cs="Times New Roman"/>
          <w:sz w:val="28"/>
          <w:szCs w:val="28"/>
        </w:rPr>
        <w:t>дискретизируются</w:t>
      </w:r>
      <w:proofErr w:type="spellEnd"/>
      <w:r w:rsidR="007669D7" w:rsidRPr="007669D7">
        <w:rPr>
          <w:rFonts w:ascii="Times New Roman" w:hAnsi="Times New Roman" w:cs="Times New Roman"/>
          <w:sz w:val="28"/>
          <w:szCs w:val="28"/>
        </w:rPr>
        <w:t xml:space="preserve"> для полу</w:t>
      </w:r>
      <w:r w:rsidR="00F02E58">
        <w:rPr>
          <w:rFonts w:ascii="Times New Roman" w:hAnsi="Times New Roman" w:cs="Times New Roman"/>
          <w:sz w:val="28"/>
          <w:szCs w:val="28"/>
        </w:rPr>
        <w:t xml:space="preserve">чения соответствующих значений </w:t>
      </w:r>
      <w:r w:rsidR="00F02E58">
        <w:rPr>
          <w:rFonts w:ascii="Times New Roman" w:hAnsi="Times New Roman" w:cs="Times New Roman"/>
          <w:sz w:val="28"/>
          <w:szCs w:val="28"/>
          <w:lang w:val="en-US"/>
        </w:rPr>
        <w:t>A</w:t>
      </w:r>
      <w:r w:rsidR="00F02E58">
        <w:rPr>
          <w:rFonts w:ascii="Times New Roman" w:hAnsi="Times New Roman" w:cs="Times New Roman"/>
          <w:sz w:val="28"/>
          <w:szCs w:val="28"/>
        </w:rPr>
        <w:t xml:space="preserve"> и B, и значение массива M[A</w:t>
      </w:r>
      <w:r w:rsidR="007669D7" w:rsidRPr="007669D7">
        <w:rPr>
          <w:rFonts w:ascii="Times New Roman" w:hAnsi="Times New Roman" w:cs="Times New Roman"/>
          <w:sz w:val="28"/>
          <w:szCs w:val="28"/>
        </w:rPr>
        <w:t>,B] увеличивается. В некоторых реализациях увеличение выполняется на единицу, в других на величину мощности края в обработанном пикселе. После обработки всех пикселов выполняется поиск локальных максимумов в аккумуляторном массиве. Точки локальных максимумов соответствуют параметрам наиболее в</w:t>
      </w:r>
      <w:r w:rsidR="00F02E58">
        <w:rPr>
          <w:rFonts w:ascii="Times New Roman" w:hAnsi="Times New Roman" w:cs="Times New Roman"/>
          <w:sz w:val="28"/>
          <w:szCs w:val="28"/>
        </w:rPr>
        <w:t>ероятных прямых на изображении.</w:t>
      </w:r>
    </w:p>
    <w:p w14:paraId="06C7B386" w14:textId="77777777" w:rsidR="007669D7" w:rsidRPr="007669D7" w:rsidRDefault="00F02E58" w:rsidP="00F02E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Имеющийся</w:t>
      </w:r>
      <w:r w:rsidR="007669D7" w:rsidRPr="007669D7">
        <w:rPr>
          <w:rFonts w:ascii="Times New Roman" w:hAnsi="Times New Roman" w:cs="Times New Roman"/>
          <w:sz w:val="28"/>
          <w:szCs w:val="28"/>
        </w:rPr>
        <w:t xml:space="preserve"> массив позволяет определить параметры бесконечно протяжённых </w:t>
      </w:r>
      <w:r>
        <w:rPr>
          <w:rFonts w:ascii="Times New Roman" w:hAnsi="Times New Roman" w:cs="Times New Roman"/>
          <w:sz w:val="28"/>
          <w:szCs w:val="28"/>
        </w:rPr>
        <w:t>линий</w:t>
      </w:r>
      <w:r w:rsidR="007669D7" w:rsidRPr="007669D7">
        <w:rPr>
          <w:rFonts w:ascii="Times New Roman" w:hAnsi="Times New Roman" w:cs="Times New Roman"/>
          <w:sz w:val="28"/>
          <w:szCs w:val="28"/>
        </w:rPr>
        <w:t xml:space="preserve">, но с его помощью невозможно определить, где именно начинаются и заканчиваются отрезки этих линий. </w:t>
      </w:r>
      <w:r>
        <w:rPr>
          <w:rFonts w:ascii="Times New Roman" w:hAnsi="Times New Roman" w:cs="Times New Roman"/>
          <w:sz w:val="28"/>
          <w:szCs w:val="28"/>
        </w:rPr>
        <w:t xml:space="preserve">Для их определения можно завести еще один массив, которые содержит точки, внесшие вклад в получение массива </w:t>
      </w:r>
      <w:r>
        <w:rPr>
          <w:rFonts w:ascii="Times New Roman" w:hAnsi="Times New Roman" w:cs="Times New Roman"/>
          <w:sz w:val="28"/>
          <w:szCs w:val="28"/>
          <w:lang w:val="en-US"/>
        </w:rPr>
        <w:t>M</w:t>
      </w:r>
      <w:r w:rsidRPr="00F02E58">
        <w:rPr>
          <w:rFonts w:ascii="Times New Roman" w:hAnsi="Times New Roman" w:cs="Times New Roman"/>
          <w:sz w:val="28"/>
          <w:szCs w:val="28"/>
        </w:rPr>
        <w:t>[</w:t>
      </w:r>
      <w:r>
        <w:rPr>
          <w:rFonts w:ascii="Times New Roman" w:hAnsi="Times New Roman" w:cs="Times New Roman"/>
          <w:sz w:val="28"/>
          <w:szCs w:val="28"/>
          <w:lang w:val="en-US"/>
        </w:rPr>
        <w:t>A</w:t>
      </w:r>
      <w:r w:rsidRPr="00F02E58">
        <w:rPr>
          <w:rFonts w:ascii="Times New Roman" w:hAnsi="Times New Roman" w:cs="Times New Roman"/>
          <w:sz w:val="28"/>
          <w:szCs w:val="28"/>
        </w:rPr>
        <w:t>,</w:t>
      </w:r>
      <w:r>
        <w:rPr>
          <w:rFonts w:ascii="Times New Roman" w:hAnsi="Times New Roman" w:cs="Times New Roman"/>
          <w:sz w:val="28"/>
          <w:szCs w:val="28"/>
          <w:lang w:val="en-US"/>
        </w:rPr>
        <w:t>B</w:t>
      </w:r>
      <w:r w:rsidRPr="00F02E58">
        <w:rPr>
          <w:rFonts w:ascii="Times New Roman" w:hAnsi="Times New Roman" w:cs="Times New Roman"/>
          <w:sz w:val="28"/>
          <w:szCs w:val="28"/>
        </w:rPr>
        <w:t>]</w:t>
      </w:r>
      <w:r w:rsidR="007669D7" w:rsidRPr="007669D7">
        <w:rPr>
          <w:rFonts w:ascii="Times New Roman" w:hAnsi="Times New Roman" w:cs="Times New Roman"/>
          <w:sz w:val="28"/>
          <w:szCs w:val="28"/>
        </w:rPr>
        <w:t xml:space="preserve">. По содержанию </w:t>
      </w:r>
      <w:proofErr w:type="spellStart"/>
      <w:r>
        <w:rPr>
          <w:rFonts w:ascii="Times New Roman" w:hAnsi="Times New Roman" w:cs="Times New Roman"/>
          <w:sz w:val="28"/>
          <w:szCs w:val="28"/>
        </w:rPr>
        <w:t>новго</w:t>
      </w:r>
      <w:proofErr w:type="spellEnd"/>
      <w:r>
        <w:rPr>
          <w:rFonts w:ascii="Times New Roman" w:hAnsi="Times New Roman" w:cs="Times New Roman"/>
          <w:sz w:val="28"/>
          <w:szCs w:val="28"/>
        </w:rPr>
        <w:t xml:space="preserve"> массива</w:t>
      </w:r>
      <w:r w:rsidR="007669D7" w:rsidRPr="007669D7">
        <w:rPr>
          <w:rFonts w:ascii="Times New Roman" w:hAnsi="Times New Roman" w:cs="Times New Roman"/>
          <w:sz w:val="28"/>
          <w:szCs w:val="28"/>
        </w:rPr>
        <w:t xml:space="preserve"> можно найти присутствующие на изображен</w:t>
      </w:r>
      <w:r>
        <w:rPr>
          <w:rFonts w:ascii="Times New Roman" w:hAnsi="Times New Roman" w:cs="Times New Roman"/>
          <w:sz w:val="28"/>
          <w:szCs w:val="28"/>
        </w:rPr>
        <w:t>ии отрезки или сегменты кривых.</w:t>
      </w:r>
    </w:p>
    <w:p w14:paraId="363EBCE0" w14:textId="77777777" w:rsidR="00401F13" w:rsidRDefault="00F02E58" w:rsidP="007669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Но для программной реализации важно знать еще несколько деталей об этом алгоритме</w:t>
      </w:r>
      <w:r w:rsidR="00D758F1">
        <w:rPr>
          <w:rFonts w:ascii="Times New Roman" w:hAnsi="Times New Roman" w:cs="Times New Roman"/>
          <w:sz w:val="28"/>
          <w:szCs w:val="28"/>
        </w:rPr>
        <w:t xml:space="preserve">. </w:t>
      </w:r>
      <w:r w:rsidR="007669D7" w:rsidRPr="007669D7">
        <w:rPr>
          <w:rFonts w:ascii="Times New Roman" w:hAnsi="Times New Roman" w:cs="Times New Roman"/>
          <w:sz w:val="28"/>
          <w:szCs w:val="28"/>
        </w:rPr>
        <w:t>Уравнение прямой y=m*</w:t>
      </w:r>
      <w:proofErr w:type="spellStart"/>
      <w:r w:rsidR="007669D7" w:rsidRPr="007669D7">
        <w:rPr>
          <w:rFonts w:ascii="Times New Roman" w:hAnsi="Times New Roman" w:cs="Times New Roman"/>
          <w:sz w:val="28"/>
          <w:szCs w:val="28"/>
        </w:rPr>
        <w:t>x+b</w:t>
      </w:r>
      <w:proofErr w:type="spellEnd"/>
      <w:r w:rsidR="007669D7" w:rsidRPr="007669D7">
        <w:rPr>
          <w:rFonts w:ascii="Times New Roman" w:hAnsi="Times New Roman" w:cs="Times New Roman"/>
          <w:sz w:val="28"/>
          <w:szCs w:val="28"/>
        </w:rPr>
        <w:t xml:space="preserve"> не подходит для представления вертикальных прямых. Удобнее представлять прямые в виде </w:t>
      </w:r>
      <w:r w:rsidR="00D758F1">
        <w:rPr>
          <w:rFonts w:ascii="Times New Roman" w:hAnsi="Times New Roman" w:cs="Times New Roman"/>
          <w:sz w:val="28"/>
          <w:szCs w:val="28"/>
          <w:lang w:val="en-US"/>
        </w:rPr>
        <w:t>r</w:t>
      </w:r>
      <w:r w:rsidR="00D758F1">
        <w:rPr>
          <w:rFonts w:ascii="Times New Roman" w:hAnsi="Times New Roman" w:cs="Times New Roman"/>
          <w:sz w:val="28"/>
          <w:szCs w:val="28"/>
        </w:rPr>
        <w:t>=x*</w:t>
      </w:r>
      <w:proofErr w:type="spellStart"/>
      <w:r w:rsidR="00D758F1">
        <w:rPr>
          <w:rFonts w:ascii="Times New Roman" w:hAnsi="Times New Roman" w:cs="Times New Roman"/>
          <w:sz w:val="28"/>
          <w:szCs w:val="28"/>
        </w:rPr>
        <w:t>cos</w:t>
      </w:r>
      <w:proofErr w:type="spellEnd"/>
      <w:r w:rsidR="00D758F1">
        <w:rPr>
          <w:rFonts w:ascii="Times New Roman" w:hAnsi="Times New Roman" w:cs="Times New Roman"/>
          <w:sz w:val="28"/>
          <w:szCs w:val="28"/>
        </w:rPr>
        <w:t>(</w:t>
      </w:r>
      <w:proofErr w:type="spellStart"/>
      <w:r w:rsidR="00D758F1">
        <w:rPr>
          <w:rFonts w:ascii="Times New Roman" w:hAnsi="Times New Roman" w:cs="Times New Roman"/>
          <w:sz w:val="28"/>
          <w:szCs w:val="28"/>
        </w:rPr>
        <w:t>teta</w:t>
      </w:r>
      <w:proofErr w:type="spellEnd"/>
      <w:r w:rsidR="00D758F1">
        <w:rPr>
          <w:rFonts w:ascii="Times New Roman" w:hAnsi="Times New Roman" w:cs="Times New Roman"/>
          <w:sz w:val="28"/>
          <w:szCs w:val="28"/>
        </w:rPr>
        <w:t>)+y*</w:t>
      </w:r>
      <w:proofErr w:type="spellStart"/>
      <w:r w:rsidR="00D758F1">
        <w:rPr>
          <w:rFonts w:ascii="Times New Roman" w:hAnsi="Times New Roman" w:cs="Times New Roman"/>
          <w:sz w:val="28"/>
          <w:szCs w:val="28"/>
        </w:rPr>
        <w:t>sin</w:t>
      </w:r>
      <w:proofErr w:type="spellEnd"/>
      <w:r w:rsidR="00D758F1">
        <w:rPr>
          <w:rFonts w:ascii="Times New Roman" w:hAnsi="Times New Roman" w:cs="Times New Roman"/>
          <w:sz w:val="28"/>
          <w:szCs w:val="28"/>
        </w:rPr>
        <w:t>(</w:t>
      </w:r>
      <w:proofErr w:type="spellStart"/>
      <w:r w:rsidR="00D758F1">
        <w:rPr>
          <w:rFonts w:ascii="Times New Roman" w:hAnsi="Times New Roman" w:cs="Times New Roman"/>
          <w:sz w:val="28"/>
          <w:szCs w:val="28"/>
        </w:rPr>
        <w:t>teta</w:t>
      </w:r>
      <w:proofErr w:type="spellEnd"/>
      <w:r w:rsidR="00D758F1">
        <w:rPr>
          <w:rFonts w:ascii="Times New Roman" w:hAnsi="Times New Roman" w:cs="Times New Roman"/>
          <w:sz w:val="28"/>
          <w:szCs w:val="28"/>
        </w:rPr>
        <w:t xml:space="preserve">), где r </w:t>
      </w:r>
      <w:r w:rsidR="007669D7" w:rsidRPr="007669D7">
        <w:rPr>
          <w:rFonts w:ascii="Times New Roman" w:hAnsi="Times New Roman" w:cs="Times New Roman"/>
          <w:sz w:val="28"/>
          <w:szCs w:val="28"/>
        </w:rPr>
        <w:t xml:space="preserve">— это длина перпендикуляра к прямой, а </w:t>
      </w:r>
      <w:proofErr w:type="spellStart"/>
      <w:r w:rsidR="00D758F1">
        <w:rPr>
          <w:rFonts w:ascii="Times New Roman" w:hAnsi="Times New Roman" w:cs="Times New Roman"/>
          <w:sz w:val="28"/>
          <w:szCs w:val="28"/>
          <w:lang w:val="en-US"/>
        </w:rPr>
        <w:t>teta</w:t>
      </w:r>
      <w:proofErr w:type="spellEnd"/>
      <w:r w:rsidR="007669D7" w:rsidRPr="007669D7">
        <w:rPr>
          <w:rFonts w:ascii="Times New Roman" w:hAnsi="Times New Roman" w:cs="Times New Roman"/>
          <w:sz w:val="28"/>
          <w:szCs w:val="28"/>
        </w:rPr>
        <w:t xml:space="preserve"> — угол между перпендикуляром и горизонтальной осью. В системе координат изображения оси направлены вдол</w:t>
      </w:r>
      <w:r w:rsidR="00D758F1">
        <w:rPr>
          <w:rFonts w:ascii="Times New Roman" w:hAnsi="Times New Roman" w:cs="Times New Roman"/>
          <w:sz w:val="28"/>
          <w:szCs w:val="28"/>
        </w:rPr>
        <w:t>ь строк и столбцов изображения.</w:t>
      </w:r>
    </w:p>
    <w:p w14:paraId="1FE0A2C3" w14:textId="77777777" w:rsidR="00D758F1" w:rsidRDefault="00D758F1" w:rsidP="007669D7">
      <w:pPr>
        <w:spacing w:after="0"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14A4F950" wp14:editId="17FD3E91">
            <wp:extent cx="2171700" cy="2181225"/>
            <wp:effectExtent l="0" t="0" r="0" b="9525"/>
            <wp:docPr id="6" name="Рисунок 6" descr="http://homepages.inf.ed.ac.uk/rbf/HIPR2/figs/houg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pages.inf.ed.ac.uk/rbf/HIPR2/figs/hough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81225"/>
                    </a:xfrm>
                    <a:prstGeom prst="rect">
                      <a:avLst/>
                    </a:prstGeom>
                    <a:noFill/>
                    <a:ln>
                      <a:noFill/>
                    </a:ln>
                  </pic:spPr>
                </pic:pic>
              </a:graphicData>
            </a:graphic>
          </wp:inline>
        </w:drawing>
      </w:r>
    </w:p>
    <w:p w14:paraId="07D0CDF6" w14:textId="77777777" w:rsidR="00D758F1" w:rsidRDefault="00D758F1" w:rsidP="007669D7">
      <w:pPr>
        <w:spacing w:after="0" w:line="360" w:lineRule="auto"/>
        <w:ind w:firstLine="709"/>
        <w:jc w:val="both"/>
        <w:rPr>
          <w:rFonts w:ascii="Times New Roman" w:hAnsi="Times New Roman" w:cs="Times New Roman"/>
          <w:sz w:val="28"/>
          <w:szCs w:val="28"/>
        </w:rPr>
      </w:pPr>
    </w:p>
    <w:p w14:paraId="707A15E7" w14:textId="77777777" w:rsidR="00D758F1" w:rsidRDefault="00D758F1" w:rsidP="007669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пример, где необходимо определить, находятся ли все 3 точки на одной прямой.</w:t>
      </w:r>
    </w:p>
    <w:p w14:paraId="16A74052" w14:textId="77777777" w:rsidR="00D758F1" w:rsidRDefault="00D758F1" w:rsidP="007669D7">
      <w:pPr>
        <w:spacing w:after="0" w:line="360" w:lineRule="auto"/>
        <w:ind w:firstLine="709"/>
        <w:jc w:val="both"/>
        <w:rPr>
          <w:rFonts w:ascii="Times New Roman" w:hAnsi="Times New Roman" w:cs="Times New Roman"/>
          <w:sz w:val="28"/>
          <w:szCs w:val="28"/>
        </w:rPr>
      </w:pPr>
      <w:r>
        <w:rPr>
          <w:noProof/>
          <w:lang w:eastAsia="ru-RU"/>
        </w:rPr>
        <w:drawing>
          <wp:inline distT="0" distB="0" distL="0" distR="0" wp14:anchorId="6956059C" wp14:editId="24220FB5">
            <wp:extent cx="5524500" cy="3000375"/>
            <wp:effectExtent l="0" t="0" r="0" b="9525"/>
            <wp:docPr id="7" name="Рисунок 7" descr="Hough transform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ugh transform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0" cy="3000375"/>
                    </a:xfrm>
                    <a:prstGeom prst="rect">
                      <a:avLst/>
                    </a:prstGeom>
                    <a:noFill/>
                    <a:ln>
                      <a:noFill/>
                    </a:ln>
                  </pic:spPr>
                </pic:pic>
              </a:graphicData>
            </a:graphic>
          </wp:inline>
        </w:drawing>
      </w:r>
    </w:p>
    <w:p w14:paraId="295B57F1" w14:textId="77777777" w:rsidR="00D758F1" w:rsidRPr="002D4826" w:rsidRDefault="004C1D9A" w:rsidP="004C1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изображении ч</w:t>
      </w:r>
      <w:r w:rsidR="00D758F1" w:rsidRPr="00D758F1">
        <w:rPr>
          <w:rFonts w:ascii="Times New Roman" w:hAnsi="Times New Roman" w:cs="Times New Roman"/>
          <w:sz w:val="28"/>
          <w:szCs w:val="28"/>
        </w:rPr>
        <w:t xml:space="preserve">ерез каждую точку проведено по шесть прямых, </w:t>
      </w:r>
      <w:r>
        <w:rPr>
          <w:rFonts w:ascii="Times New Roman" w:hAnsi="Times New Roman" w:cs="Times New Roman"/>
          <w:sz w:val="28"/>
          <w:szCs w:val="28"/>
        </w:rPr>
        <w:t xml:space="preserve">с разным углом. </w:t>
      </w:r>
      <w:r w:rsidR="00D758F1" w:rsidRPr="00D758F1">
        <w:rPr>
          <w:rFonts w:ascii="Times New Roman" w:hAnsi="Times New Roman" w:cs="Times New Roman"/>
          <w:sz w:val="28"/>
          <w:szCs w:val="28"/>
        </w:rPr>
        <w:t>К каждой</w:t>
      </w:r>
      <w:r>
        <w:rPr>
          <w:rFonts w:ascii="Times New Roman" w:hAnsi="Times New Roman" w:cs="Times New Roman"/>
          <w:sz w:val="28"/>
          <w:szCs w:val="28"/>
        </w:rPr>
        <w:t xml:space="preserve"> из прямых</w:t>
      </w:r>
      <w:r w:rsidR="00D758F1" w:rsidRPr="00D758F1">
        <w:rPr>
          <w:rFonts w:ascii="Times New Roman" w:hAnsi="Times New Roman" w:cs="Times New Roman"/>
          <w:sz w:val="28"/>
          <w:szCs w:val="28"/>
        </w:rPr>
        <w:t xml:space="preserve"> построен перпендикуляр</w:t>
      </w:r>
      <w:r>
        <w:rPr>
          <w:rFonts w:ascii="Times New Roman" w:hAnsi="Times New Roman" w:cs="Times New Roman"/>
          <w:sz w:val="28"/>
          <w:szCs w:val="28"/>
        </w:rPr>
        <w:t xml:space="preserve"> </w:t>
      </w:r>
      <w:r w:rsidRPr="00D758F1">
        <w:rPr>
          <w:rFonts w:ascii="Times New Roman" w:hAnsi="Times New Roman" w:cs="Times New Roman"/>
          <w:sz w:val="28"/>
          <w:szCs w:val="28"/>
        </w:rPr>
        <w:t>из начала координат</w:t>
      </w:r>
      <w:r>
        <w:rPr>
          <w:rFonts w:ascii="Times New Roman" w:hAnsi="Times New Roman" w:cs="Times New Roman"/>
          <w:sz w:val="28"/>
          <w:szCs w:val="28"/>
        </w:rPr>
        <w:t>. Полученные углы и расстояние заносятся в таблицу, которая является</w:t>
      </w:r>
      <w:r w:rsidR="00D758F1" w:rsidRPr="00D758F1">
        <w:rPr>
          <w:rFonts w:ascii="Times New Roman" w:hAnsi="Times New Roman" w:cs="Times New Roman"/>
          <w:sz w:val="28"/>
          <w:szCs w:val="28"/>
        </w:rPr>
        <w:t xml:space="preserve"> результатом преобразования </w:t>
      </w:r>
      <w:proofErr w:type="spellStart"/>
      <w:r w:rsidR="00D758F1" w:rsidRPr="00D758F1">
        <w:rPr>
          <w:rFonts w:ascii="Times New Roman" w:hAnsi="Times New Roman" w:cs="Times New Roman"/>
          <w:sz w:val="28"/>
          <w:szCs w:val="28"/>
        </w:rPr>
        <w:t>Хафа</w:t>
      </w:r>
      <w:proofErr w:type="spellEnd"/>
      <w:r>
        <w:rPr>
          <w:rFonts w:ascii="Times New Roman" w:hAnsi="Times New Roman" w:cs="Times New Roman"/>
          <w:sz w:val="28"/>
          <w:szCs w:val="28"/>
        </w:rPr>
        <w:t xml:space="preserve">, то есть аккумуляторным массивом, описанным ранее. Эти таблицы могут служить данным для графического представления в пространстве </w:t>
      </w:r>
      <w:proofErr w:type="spellStart"/>
      <w:r>
        <w:rPr>
          <w:rFonts w:ascii="Times New Roman" w:hAnsi="Times New Roman" w:cs="Times New Roman"/>
          <w:sz w:val="28"/>
          <w:szCs w:val="28"/>
        </w:rPr>
        <w:t>Хафа</w:t>
      </w:r>
      <w:proofErr w:type="spellEnd"/>
      <w:r w:rsidR="002D4826">
        <w:rPr>
          <w:rFonts w:ascii="Times New Roman" w:hAnsi="Times New Roman" w:cs="Times New Roman"/>
          <w:sz w:val="28"/>
          <w:szCs w:val="28"/>
        </w:rPr>
        <w:t>. Построим график зависимости длины перпендикуляра от угла по таблицам.</w:t>
      </w:r>
    </w:p>
    <w:p w14:paraId="30497D56" w14:textId="77777777" w:rsidR="004C1D9A" w:rsidRDefault="004C1D9A" w:rsidP="004C1D9A">
      <w:pPr>
        <w:spacing w:after="0"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49C16B05" wp14:editId="1C33779C">
            <wp:extent cx="3194271" cy="2600325"/>
            <wp:effectExtent l="0" t="0" r="6350" b="0"/>
            <wp:docPr id="8" name="Рисунок 8" descr="Hough space plo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ugh space plot examp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5405" cy="2617530"/>
                    </a:xfrm>
                    <a:prstGeom prst="rect">
                      <a:avLst/>
                    </a:prstGeom>
                    <a:noFill/>
                    <a:ln>
                      <a:noFill/>
                    </a:ln>
                  </pic:spPr>
                </pic:pic>
              </a:graphicData>
            </a:graphic>
          </wp:inline>
        </w:drawing>
      </w:r>
    </w:p>
    <w:p w14:paraId="0E5A1C58" w14:textId="77777777" w:rsidR="004C1D9A" w:rsidRDefault="004C1D9A" w:rsidP="004C1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графике можно заметить, что синусоиды, построенные для каждой точки с прошлого изображения пересекаются в одном месте. Эта точка пересечения является</w:t>
      </w:r>
      <w:r w:rsidR="00D72CF9">
        <w:rPr>
          <w:rFonts w:ascii="Times New Roman" w:hAnsi="Times New Roman" w:cs="Times New Roman"/>
          <w:sz w:val="28"/>
          <w:szCs w:val="28"/>
        </w:rPr>
        <w:t xml:space="preserve"> одной из 6 прямых, построенных ранее, </w:t>
      </w:r>
      <w:r w:rsidR="002D4826">
        <w:rPr>
          <w:rFonts w:ascii="Times New Roman" w:hAnsi="Times New Roman" w:cs="Times New Roman"/>
          <w:sz w:val="28"/>
          <w:szCs w:val="28"/>
        </w:rPr>
        <w:t>следовательно,</w:t>
      </w:r>
      <w:r w:rsidR="00D72CF9">
        <w:rPr>
          <w:rFonts w:ascii="Times New Roman" w:hAnsi="Times New Roman" w:cs="Times New Roman"/>
          <w:sz w:val="28"/>
          <w:szCs w:val="28"/>
        </w:rPr>
        <w:t xml:space="preserve"> все три точки лежат на этой прямой.</w:t>
      </w:r>
    </w:p>
    <w:p w14:paraId="31FE161D" w14:textId="77777777" w:rsidR="006329FD" w:rsidRDefault="006329FD" w:rsidP="004C1D9A">
      <w:pPr>
        <w:spacing w:after="0" w:line="360" w:lineRule="auto"/>
        <w:ind w:firstLine="709"/>
        <w:jc w:val="both"/>
        <w:rPr>
          <w:rFonts w:ascii="Times New Roman" w:hAnsi="Times New Roman" w:cs="Times New Roman"/>
          <w:sz w:val="28"/>
          <w:szCs w:val="28"/>
        </w:rPr>
      </w:pPr>
    </w:p>
    <w:p w14:paraId="7BA32E93" w14:textId="77777777" w:rsidR="006329FD" w:rsidRPr="006329FD" w:rsidRDefault="006329FD" w:rsidP="004C1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главе были рассмотрены методы используемые для обработки изображения, выделения границ объектов, нахождения линий. Используя всех их вместе можно добиться хорошего и правильного результата в обработке каждого кадра с исходного видеофайла.</w:t>
      </w:r>
    </w:p>
    <w:p w14:paraId="3E3EA7A7" w14:textId="77777777" w:rsidR="0009785E" w:rsidRDefault="0009785E" w:rsidP="004C1D9A">
      <w:pPr>
        <w:spacing w:after="0" w:line="360" w:lineRule="auto"/>
        <w:ind w:firstLine="709"/>
        <w:jc w:val="both"/>
        <w:rPr>
          <w:rFonts w:ascii="Times New Roman" w:hAnsi="Times New Roman" w:cs="Times New Roman"/>
          <w:sz w:val="28"/>
          <w:szCs w:val="28"/>
        </w:rPr>
      </w:pPr>
    </w:p>
    <w:p w14:paraId="04B27B07" w14:textId="77777777" w:rsidR="00E23CB2" w:rsidRDefault="00E23CB2" w:rsidP="00E23CB2">
      <w:pPr>
        <w:spacing w:after="0" w:line="360" w:lineRule="auto"/>
        <w:ind w:firstLine="708"/>
        <w:jc w:val="both"/>
        <w:rPr>
          <w:rFonts w:ascii="Times New Roman" w:hAnsi="Times New Roman" w:cs="Times New Roman"/>
          <w:b/>
          <w:sz w:val="32"/>
          <w:szCs w:val="28"/>
        </w:rPr>
      </w:pPr>
      <w:r>
        <w:rPr>
          <w:rFonts w:ascii="Times New Roman" w:hAnsi="Times New Roman" w:cs="Times New Roman"/>
          <w:b/>
          <w:sz w:val="32"/>
          <w:szCs w:val="28"/>
        </w:rPr>
        <w:t>Глава 3</w:t>
      </w:r>
      <w:r w:rsidRPr="006D0FCF">
        <w:rPr>
          <w:rFonts w:ascii="Times New Roman" w:hAnsi="Times New Roman" w:cs="Times New Roman"/>
          <w:b/>
          <w:sz w:val="32"/>
          <w:szCs w:val="28"/>
        </w:rPr>
        <w:t xml:space="preserve">. </w:t>
      </w:r>
      <w:r>
        <w:rPr>
          <w:rFonts w:ascii="Times New Roman" w:hAnsi="Times New Roman" w:cs="Times New Roman"/>
          <w:b/>
          <w:sz w:val="32"/>
          <w:szCs w:val="28"/>
        </w:rPr>
        <w:t>Программная реализация</w:t>
      </w:r>
    </w:p>
    <w:p w14:paraId="4E266859" w14:textId="77777777" w:rsidR="00E23CB2" w:rsidRDefault="00E23CB2" w:rsidP="00E23C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реализации поставленной задачи была написана программа, которая обрабатывает видеофайл, поданный на вход. В последствии эта программа должна использоваться на автономных транспортных средствах, которые передвигаются внутри помещения и используют</w:t>
      </w:r>
      <w:r w:rsidR="004A0DEF">
        <w:rPr>
          <w:rFonts w:ascii="Times New Roman" w:hAnsi="Times New Roman" w:cs="Times New Roman"/>
          <w:sz w:val="28"/>
          <w:szCs w:val="28"/>
        </w:rPr>
        <w:t xml:space="preserve"> камеру, следовательно, на вход должно подаваться видео в реальном времени.</w:t>
      </w:r>
      <w:r w:rsidR="00E45C74">
        <w:rPr>
          <w:rFonts w:ascii="Times New Roman" w:hAnsi="Times New Roman" w:cs="Times New Roman"/>
          <w:sz w:val="28"/>
          <w:szCs w:val="28"/>
        </w:rPr>
        <w:t xml:space="preserve"> В данной главе описан алгоритм работы программы, использованные средства разработки, такие как необходимые библиотеки, среда разработки, язык программирования.</w:t>
      </w:r>
    </w:p>
    <w:p w14:paraId="327E1000" w14:textId="77777777" w:rsidR="00E45C74" w:rsidRDefault="00E45C74" w:rsidP="00E23CB2">
      <w:pPr>
        <w:spacing w:after="0" w:line="360" w:lineRule="auto"/>
        <w:ind w:firstLine="708"/>
        <w:jc w:val="both"/>
        <w:rPr>
          <w:rFonts w:ascii="Times New Roman" w:hAnsi="Times New Roman" w:cs="Times New Roman"/>
          <w:sz w:val="28"/>
          <w:szCs w:val="28"/>
        </w:rPr>
      </w:pPr>
    </w:p>
    <w:p w14:paraId="669B6389" w14:textId="77777777" w:rsidR="00062549" w:rsidRDefault="00062549" w:rsidP="00E23CB2">
      <w:pPr>
        <w:spacing w:after="0" w:line="360" w:lineRule="auto"/>
        <w:ind w:firstLine="708"/>
        <w:jc w:val="both"/>
        <w:rPr>
          <w:rFonts w:ascii="Times New Roman" w:hAnsi="Times New Roman" w:cs="Times New Roman"/>
          <w:sz w:val="28"/>
          <w:szCs w:val="28"/>
        </w:rPr>
      </w:pPr>
    </w:p>
    <w:p w14:paraId="29389888" w14:textId="77777777" w:rsidR="0033680C" w:rsidRDefault="0033680C" w:rsidP="00E23CB2">
      <w:pPr>
        <w:spacing w:after="0" w:line="360" w:lineRule="auto"/>
        <w:ind w:firstLine="708"/>
        <w:jc w:val="both"/>
        <w:rPr>
          <w:rFonts w:ascii="Times New Roman" w:hAnsi="Times New Roman" w:cs="Times New Roman"/>
          <w:sz w:val="28"/>
          <w:szCs w:val="28"/>
        </w:rPr>
      </w:pPr>
    </w:p>
    <w:p w14:paraId="7B406CA6" w14:textId="77777777" w:rsidR="0033680C" w:rsidRDefault="00D5064A" w:rsidP="00E23C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3.1 Используемые средства разработки</w:t>
      </w:r>
    </w:p>
    <w:p w14:paraId="719514F0" w14:textId="77777777" w:rsidR="00E45C74" w:rsidRPr="006329FD" w:rsidRDefault="00E45C74" w:rsidP="00E23CB2">
      <w:pPr>
        <w:spacing w:after="0" w:line="360" w:lineRule="auto"/>
        <w:ind w:firstLine="708"/>
        <w:jc w:val="both"/>
        <w:rPr>
          <w:rFonts w:ascii="Times New Roman" w:hAnsi="Times New Roman" w:cs="Times New Roman"/>
          <w:sz w:val="28"/>
          <w:szCs w:val="28"/>
        </w:rPr>
      </w:pPr>
      <w:commentRangeStart w:id="3"/>
      <w:r>
        <w:rPr>
          <w:rFonts w:ascii="Times New Roman" w:hAnsi="Times New Roman" w:cs="Times New Roman"/>
          <w:sz w:val="28"/>
          <w:szCs w:val="28"/>
        </w:rPr>
        <w:t>3.1</w:t>
      </w:r>
      <w:r w:rsidR="00D5064A">
        <w:rPr>
          <w:rFonts w:ascii="Times New Roman" w:hAnsi="Times New Roman" w:cs="Times New Roman"/>
          <w:sz w:val="28"/>
          <w:szCs w:val="28"/>
        </w:rPr>
        <w:t>.1</w:t>
      </w:r>
      <w:r>
        <w:rPr>
          <w:rFonts w:ascii="Times New Roman" w:hAnsi="Times New Roman" w:cs="Times New Roman"/>
          <w:sz w:val="28"/>
          <w:szCs w:val="28"/>
        </w:rPr>
        <w:t xml:space="preserve"> Среда разработки </w:t>
      </w:r>
      <w:r>
        <w:rPr>
          <w:rFonts w:ascii="Times New Roman" w:hAnsi="Times New Roman" w:cs="Times New Roman"/>
          <w:sz w:val="28"/>
          <w:szCs w:val="28"/>
          <w:lang w:val="en-US"/>
        </w:rPr>
        <w:t>Code</w:t>
      </w:r>
      <w:r w:rsidR="006329FD" w:rsidRPr="006329FD">
        <w:rPr>
          <w:rFonts w:ascii="Times New Roman" w:hAnsi="Times New Roman" w:cs="Times New Roman"/>
          <w:sz w:val="28"/>
          <w:szCs w:val="28"/>
        </w:rPr>
        <w:t>::</w:t>
      </w:r>
      <w:r>
        <w:rPr>
          <w:rFonts w:ascii="Times New Roman" w:hAnsi="Times New Roman" w:cs="Times New Roman"/>
          <w:sz w:val="28"/>
          <w:szCs w:val="28"/>
          <w:lang w:val="en-US"/>
        </w:rPr>
        <w:t>Blocks</w:t>
      </w:r>
      <w:r w:rsidRPr="006329FD">
        <w:rPr>
          <w:rFonts w:ascii="Times New Roman" w:hAnsi="Times New Roman" w:cs="Times New Roman"/>
          <w:sz w:val="28"/>
          <w:szCs w:val="28"/>
        </w:rPr>
        <w:t xml:space="preserve"> (</w:t>
      </w:r>
      <w:r>
        <w:rPr>
          <w:rFonts w:ascii="Times New Roman" w:hAnsi="Times New Roman" w:cs="Times New Roman"/>
          <w:sz w:val="28"/>
          <w:szCs w:val="28"/>
          <w:lang w:val="en-US"/>
        </w:rPr>
        <w:t>IDE</w:t>
      </w:r>
      <w:r w:rsidRPr="006329FD">
        <w:rPr>
          <w:rFonts w:ascii="Times New Roman" w:hAnsi="Times New Roman" w:cs="Times New Roman"/>
          <w:sz w:val="28"/>
          <w:szCs w:val="28"/>
        </w:rPr>
        <w:t>)</w:t>
      </w:r>
      <w:commentRangeEnd w:id="3"/>
      <w:r w:rsidR="00D5064A">
        <w:rPr>
          <w:rStyle w:val="a8"/>
        </w:rPr>
        <w:commentReference w:id="3"/>
      </w:r>
    </w:p>
    <w:p w14:paraId="7F51261B" w14:textId="77777777" w:rsidR="0033680C" w:rsidRDefault="006329FD" w:rsidP="0033680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Среда разработки </w:t>
      </w:r>
      <w:r>
        <w:rPr>
          <w:rFonts w:ascii="Times New Roman" w:hAnsi="Times New Roman" w:cs="Times New Roman"/>
          <w:sz w:val="28"/>
          <w:szCs w:val="28"/>
          <w:lang w:val="en-US"/>
        </w:rPr>
        <w:t>Code</w:t>
      </w:r>
      <w:r w:rsidRPr="006329FD">
        <w:rPr>
          <w:rFonts w:ascii="Times New Roman" w:hAnsi="Times New Roman" w:cs="Times New Roman"/>
          <w:sz w:val="28"/>
          <w:szCs w:val="28"/>
        </w:rPr>
        <w:t>::</w:t>
      </w:r>
      <w:r>
        <w:rPr>
          <w:rFonts w:ascii="Times New Roman" w:hAnsi="Times New Roman" w:cs="Times New Roman"/>
          <w:sz w:val="28"/>
          <w:szCs w:val="28"/>
          <w:lang w:val="en-US"/>
        </w:rPr>
        <w:t>Blocks</w:t>
      </w:r>
      <w:r w:rsidRPr="006329FD">
        <w:rPr>
          <w:rFonts w:ascii="Times New Roman" w:hAnsi="Times New Roman" w:cs="Times New Roman"/>
          <w:sz w:val="28"/>
          <w:szCs w:val="28"/>
        </w:rPr>
        <w:t xml:space="preserve"> </w:t>
      </w:r>
      <w:r>
        <w:rPr>
          <w:rFonts w:ascii="Times New Roman" w:hAnsi="Times New Roman" w:cs="Times New Roman"/>
          <w:sz w:val="28"/>
          <w:szCs w:val="28"/>
        </w:rPr>
        <w:t xml:space="preserve">является свободно </w:t>
      </w:r>
      <w:r w:rsidR="0033680C">
        <w:rPr>
          <w:rFonts w:ascii="Times New Roman" w:hAnsi="Times New Roman" w:cs="Times New Roman"/>
          <w:sz w:val="28"/>
          <w:szCs w:val="28"/>
        </w:rPr>
        <w:t>распространяемой</w:t>
      </w:r>
      <w:r w:rsidRPr="006329FD">
        <w:rPr>
          <w:rFonts w:ascii="Times New Roman" w:hAnsi="Times New Roman" w:cs="Times New Roman"/>
          <w:sz w:val="28"/>
          <w:szCs w:val="28"/>
        </w:rPr>
        <w:t>, кросс-платформенной ин</w:t>
      </w:r>
      <w:r w:rsidR="0033680C">
        <w:rPr>
          <w:rFonts w:ascii="Times New Roman" w:hAnsi="Times New Roman" w:cs="Times New Roman"/>
          <w:sz w:val="28"/>
          <w:szCs w:val="28"/>
        </w:rPr>
        <w:t>тегрированной средой</w:t>
      </w:r>
      <w:r w:rsidRPr="006329FD">
        <w:rPr>
          <w:rFonts w:ascii="Times New Roman" w:hAnsi="Times New Roman" w:cs="Times New Roman"/>
          <w:sz w:val="28"/>
          <w:szCs w:val="28"/>
        </w:rPr>
        <w:t xml:space="preserve"> разработки</w:t>
      </w:r>
      <w:r w:rsidR="0033680C">
        <w:rPr>
          <w:rFonts w:ascii="Times New Roman" w:hAnsi="Times New Roman" w:cs="Times New Roman"/>
          <w:sz w:val="28"/>
          <w:szCs w:val="28"/>
        </w:rPr>
        <w:t xml:space="preserve"> с </w:t>
      </w:r>
      <w:r w:rsidR="0033680C" w:rsidRPr="006329FD">
        <w:rPr>
          <w:rFonts w:ascii="Times New Roman" w:hAnsi="Times New Roman" w:cs="Times New Roman"/>
          <w:sz w:val="28"/>
          <w:szCs w:val="28"/>
        </w:rPr>
        <w:t>открытым исходным кодом</w:t>
      </w:r>
      <w:r w:rsidRPr="006329FD">
        <w:rPr>
          <w:rFonts w:ascii="Times New Roman" w:hAnsi="Times New Roman" w:cs="Times New Roman"/>
          <w:sz w:val="28"/>
          <w:szCs w:val="28"/>
        </w:rPr>
        <w:t xml:space="preserve">, которая поддерживает множество компиляторов, включая GCC, </w:t>
      </w:r>
      <w:proofErr w:type="spellStart"/>
      <w:r w:rsidRPr="006329FD">
        <w:rPr>
          <w:rFonts w:ascii="Times New Roman" w:hAnsi="Times New Roman" w:cs="Times New Roman"/>
          <w:sz w:val="28"/>
          <w:szCs w:val="28"/>
        </w:rPr>
        <w:t>clang</w:t>
      </w:r>
      <w:proofErr w:type="spellEnd"/>
      <w:r w:rsidRPr="006329FD">
        <w:rPr>
          <w:rFonts w:ascii="Times New Roman" w:hAnsi="Times New Roman" w:cs="Times New Roman"/>
          <w:sz w:val="28"/>
          <w:szCs w:val="28"/>
        </w:rPr>
        <w:t xml:space="preserve"> и </w:t>
      </w:r>
      <w:proofErr w:type="spellStart"/>
      <w:r w:rsidRPr="006329FD">
        <w:rPr>
          <w:rFonts w:ascii="Times New Roman" w:hAnsi="Times New Roman" w:cs="Times New Roman"/>
          <w:sz w:val="28"/>
          <w:szCs w:val="28"/>
        </w:rPr>
        <w:t>Visual</w:t>
      </w:r>
      <w:proofErr w:type="spellEnd"/>
      <w:r w:rsidRPr="006329FD">
        <w:rPr>
          <w:rFonts w:ascii="Times New Roman" w:hAnsi="Times New Roman" w:cs="Times New Roman"/>
          <w:sz w:val="28"/>
          <w:szCs w:val="28"/>
        </w:rPr>
        <w:t xml:space="preserve"> с++. Он</w:t>
      </w:r>
      <w:r w:rsidR="0033680C">
        <w:rPr>
          <w:rFonts w:ascii="Times New Roman" w:hAnsi="Times New Roman" w:cs="Times New Roman"/>
          <w:sz w:val="28"/>
          <w:szCs w:val="28"/>
        </w:rPr>
        <w:t>а разработан на языке</w:t>
      </w:r>
      <w:r w:rsidRPr="006329FD">
        <w:rPr>
          <w:rFonts w:ascii="Times New Roman" w:hAnsi="Times New Roman" w:cs="Times New Roman"/>
          <w:sz w:val="28"/>
          <w:szCs w:val="28"/>
        </w:rPr>
        <w:t xml:space="preserve"> C++ с использованием </w:t>
      </w:r>
      <w:proofErr w:type="spellStart"/>
      <w:r w:rsidRPr="006329FD">
        <w:rPr>
          <w:rFonts w:ascii="Times New Roman" w:hAnsi="Times New Roman" w:cs="Times New Roman"/>
          <w:sz w:val="28"/>
          <w:szCs w:val="28"/>
        </w:rPr>
        <w:t>wxwidgets</w:t>
      </w:r>
      <w:proofErr w:type="spellEnd"/>
      <w:r w:rsidRPr="006329FD">
        <w:rPr>
          <w:rFonts w:ascii="Times New Roman" w:hAnsi="Times New Roman" w:cs="Times New Roman"/>
          <w:sz w:val="28"/>
          <w:szCs w:val="28"/>
        </w:rPr>
        <w:t>, в качестве GUI-инструментария. Используя архитектуру плагин</w:t>
      </w:r>
      <w:r w:rsidR="0033680C">
        <w:rPr>
          <w:rFonts w:ascii="Times New Roman" w:hAnsi="Times New Roman" w:cs="Times New Roman"/>
          <w:sz w:val="28"/>
          <w:szCs w:val="28"/>
        </w:rPr>
        <w:t>ов</w:t>
      </w:r>
      <w:r w:rsidRPr="006329FD">
        <w:rPr>
          <w:rFonts w:ascii="Times New Roman" w:hAnsi="Times New Roman" w:cs="Times New Roman"/>
          <w:sz w:val="28"/>
          <w:szCs w:val="28"/>
        </w:rPr>
        <w:t xml:space="preserve">, </w:t>
      </w:r>
      <w:r w:rsidR="0033680C">
        <w:rPr>
          <w:rFonts w:ascii="Times New Roman" w:hAnsi="Times New Roman" w:cs="Times New Roman"/>
          <w:sz w:val="28"/>
          <w:szCs w:val="28"/>
        </w:rPr>
        <w:t>открываются множество возможностей этой среды</w:t>
      </w:r>
      <w:r w:rsidRPr="006329FD">
        <w:rPr>
          <w:rFonts w:ascii="Times New Roman" w:hAnsi="Times New Roman" w:cs="Times New Roman"/>
          <w:sz w:val="28"/>
          <w:szCs w:val="28"/>
        </w:rPr>
        <w:t xml:space="preserve">. В настоящее время, </w:t>
      </w:r>
      <w:proofErr w:type="gramStart"/>
      <w:r w:rsidR="0033680C">
        <w:rPr>
          <w:rFonts w:ascii="Times New Roman" w:hAnsi="Times New Roman" w:cs="Times New Roman"/>
          <w:sz w:val="28"/>
          <w:szCs w:val="28"/>
          <w:lang w:val="en-US"/>
        </w:rPr>
        <w:t>Code</w:t>
      </w:r>
      <w:r w:rsidR="0033680C" w:rsidRPr="0033680C">
        <w:rPr>
          <w:rFonts w:ascii="Times New Roman" w:hAnsi="Times New Roman" w:cs="Times New Roman"/>
          <w:sz w:val="28"/>
          <w:szCs w:val="28"/>
        </w:rPr>
        <w:t>::</w:t>
      </w:r>
      <w:proofErr w:type="gramEnd"/>
      <w:r w:rsidR="0033680C">
        <w:rPr>
          <w:rFonts w:ascii="Times New Roman" w:hAnsi="Times New Roman" w:cs="Times New Roman"/>
          <w:sz w:val="28"/>
          <w:szCs w:val="28"/>
          <w:lang w:val="en-US"/>
        </w:rPr>
        <w:t>Blocks</w:t>
      </w:r>
      <w:r w:rsidRPr="006329FD">
        <w:rPr>
          <w:rFonts w:ascii="Times New Roman" w:hAnsi="Times New Roman" w:cs="Times New Roman"/>
          <w:sz w:val="28"/>
          <w:szCs w:val="28"/>
        </w:rPr>
        <w:t xml:space="preserve"> ориентирован на </w:t>
      </w:r>
      <w:r w:rsidR="0033680C">
        <w:rPr>
          <w:rFonts w:ascii="Times New Roman" w:hAnsi="Times New Roman" w:cs="Times New Roman"/>
          <w:sz w:val="28"/>
          <w:szCs w:val="28"/>
        </w:rPr>
        <w:t xml:space="preserve">языки программирования С, C++ и </w:t>
      </w:r>
      <w:r w:rsidR="0033680C">
        <w:rPr>
          <w:rFonts w:ascii="Times New Roman" w:hAnsi="Times New Roman" w:cs="Times New Roman"/>
          <w:sz w:val="28"/>
          <w:szCs w:val="28"/>
          <w:lang w:val="en-US"/>
        </w:rPr>
        <w:t>F</w:t>
      </w:r>
      <w:proofErr w:type="spellStart"/>
      <w:r w:rsidR="0033680C">
        <w:rPr>
          <w:rFonts w:ascii="Times New Roman" w:hAnsi="Times New Roman" w:cs="Times New Roman"/>
          <w:sz w:val="28"/>
          <w:szCs w:val="28"/>
        </w:rPr>
        <w:t>ortran</w:t>
      </w:r>
      <w:proofErr w:type="spellEnd"/>
      <w:r w:rsidR="0033680C">
        <w:rPr>
          <w:rFonts w:ascii="Times New Roman" w:hAnsi="Times New Roman" w:cs="Times New Roman"/>
          <w:sz w:val="28"/>
          <w:szCs w:val="28"/>
        </w:rPr>
        <w:t>.</w:t>
      </w:r>
    </w:p>
    <w:p w14:paraId="672FE1CD" w14:textId="77777777" w:rsidR="0033680C" w:rsidRDefault="0033680C" w:rsidP="0033680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История этой среды разработки начинается с релиза</w:t>
      </w:r>
      <w:r w:rsidRPr="0033680C">
        <w:rPr>
          <w:rFonts w:ascii="Times New Roman" w:hAnsi="Times New Roman" w:cs="Times New Roman"/>
          <w:sz w:val="28"/>
          <w:szCs w:val="28"/>
        </w:rPr>
        <w:t xml:space="preserve"> версии 1.0rc1 </w:t>
      </w:r>
      <w:r>
        <w:rPr>
          <w:rFonts w:ascii="Times New Roman" w:hAnsi="Times New Roman" w:cs="Times New Roman"/>
          <w:sz w:val="28"/>
          <w:szCs w:val="28"/>
        </w:rPr>
        <w:t>от</w:t>
      </w:r>
      <w:r w:rsidRPr="0033680C">
        <w:rPr>
          <w:rFonts w:ascii="Times New Roman" w:hAnsi="Times New Roman" w:cs="Times New Roman"/>
          <w:sz w:val="28"/>
          <w:szCs w:val="28"/>
        </w:rPr>
        <w:t xml:space="preserve"> 25 июля 2005 года, и 1.0rc2 25 октября 2005 года, </w:t>
      </w:r>
      <w:r>
        <w:rPr>
          <w:rFonts w:ascii="Times New Roman" w:hAnsi="Times New Roman" w:cs="Times New Roman"/>
          <w:sz w:val="28"/>
          <w:szCs w:val="28"/>
        </w:rPr>
        <w:t xml:space="preserve">но </w:t>
      </w:r>
      <w:r w:rsidRPr="0033680C">
        <w:rPr>
          <w:rFonts w:ascii="Times New Roman" w:hAnsi="Times New Roman" w:cs="Times New Roman"/>
          <w:sz w:val="28"/>
          <w:szCs w:val="28"/>
        </w:rPr>
        <w:t xml:space="preserve">вместо того, чтобы </w:t>
      </w:r>
      <w:r>
        <w:rPr>
          <w:rFonts w:ascii="Times New Roman" w:hAnsi="Times New Roman" w:cs="Times New Roman"/>
          <w:sz w:val="28"/>
          <w:szCs w:val="28"/>
        </w:rPr>
        <w:t>с</w:t>
      </w:r>
      <w:r w:rsidRPr="0033680C">
        <w:rPr>
          <w:rFonts w:ascii="Times New Roman" w:hAnsi="Times New Roman" w:cs="Times New Roman"/>
          <w:sz w:val="28"/>
          <w:szCs w:val="28"/>
        </w:rPr>
        <w:t>делать окончательный релиз, разработчик</w:t>
      </w:r>
      <w:r>
        <w:rPr>
          <w:rFonts w:ascii="Times New Roman" w:hAnsi="Times New Roman" w:cs="Times New Roman"/>
          <w:sz w:val="28"/>
          <w:szCs w:val="28"/>
        </w:rPr>
        <w:t>и проекта начали добавлять множество</w:t>
      </w:r>
      <w:r w:rsidRPr="0033680C">
        <w:rPr>
          <w:rFonts w:ascii="Times New Roman" w:hAnsi="Times New Roman" w:cs="Times New Roman"/>
          <w:sz w:val="28"/>
          <w:szCs w:val="28"/>
        </w:rPr>
        <w:t xml:space="preserve"> новых функций, </w:t>
      </w:r>
      <w:r>
        <w:rPr>
          <w:rFonts w:ascii="Times New Roman" w:hAnsi="Times New Roman" w:cs="Times New Roman"/>
          <w:sz w:val="28"/>
          <w:szCs w:val="28"/>
        </w:rPr>
        <w:t xml:space="preserve">вследствие чего </w:t>
      </w:r>
      <w:r w:rsidRPr="0033680C">
        <w:rPr>
          <w:rFonts w:ascii="Times New Roman" w:hAnsi="Times New Roman" w:cs="Times New Roman"/>
          <w:sz w:val="28"/>
          <w:szCs w:val="28"/>
        </w:rPr>
        <w:t>финальный релиз неоднократно откладывался.</w:t>
      </w:r>
      <w:r>
        <w:rPr>
          <w:rFonts w:ascii="Times New Roman" w:hAnsi="Times New Roman" w:cs="Times New Roman"/>
          <w:sz w:val="28"/>
          <w:szCs w:val="28"/>
        </w:rPr>
        <w:t xml:space="preserve"> </w:t>
      </w:r>
      <w:r w:rsidRPr="0033680C">
        <w:rPr>
          <w:rFonts w:ascii="Times New Roman" w:hAnsi="Times New Roman" w:cs="Times New Roman"/>
          <w:sz w:val="28"/>
          <w:szCs w:val="28"/>
        </w:rPr>
        <w:t>Первый стабильный релиз состоялся 28 февраля 2008 года, номер версии изменился до 8</w:t>
      </w:r>
      <w:r>
        <w:rPr>
          <w:rFonts w:ascii="Times New Roman" w:hAnsi="Times New Roman" w:cs="Times New Roman"/>
          <w:sz w:val="28"/>
          <w:szCs w:val="28"/>
        </w:rPr>
        <w:t>.</w:t>
      </w:r>
      <w:r w:rsidRPr="0033680C">
        <w:rPr>
          <w:rFonts w:ascii="Times New Roman" w:hAnsi="Times New Roman" w:cs="Times New Roman"/>
          <w:sz w:val="28"/>
          <w:szCs w:val="28"/>
        </w:rPr>
        <w:t xml:space="preserve">02. Схема версионности была </w:t>
      </w:r>
      <w:r>
        <w:rPr>
          <w:rFonts w:ascii="Times New Roman" w:hAnsi="Times New Roman" w:cs="Times New Roman"/>
          <w:sz w:val="28"/>
          <w:szCs w:val="28"/>
        </w:rPr>
        <w:t xml:space="preserve">позаимствована с оболочки для ОС </w:t>
      </w:r>
      <w:r>
        <w:rPr>
          <w:rFonts w:ascii="Times New Roman" w:hAnsi="Times New Roman" w:cs="Times New Roman"/>
          <w:sz w:val="28"/>
          <w:szCs w:val="28"/>
          <w:lang w:val="en-US"/>
        </w:rPr>
        <w:t>Linux</w:t>
      </w:r>
      <w:r w:rsidRPr="0033680C">
        <w:rPr>
          <w:rFonts w:ascii="Times New Roman" w:hAnsi="Times New Roman" w:cs="Times New Roman"/>
          <w:sz w:val="28"/>
          <w:szCs w:val="28"/>
        </w:rPr>
        <w:t xml:space="preserve"> – </w:t>
      </w:r>
      <w:r>
        <w:rPr>
          <w:rFonts w:ascii="Times New Roman" w:hAnsi="Times New Roman" w:cs="Times New Roman"/>
          <w:sz w:val="28"/>
          <w:szCs w:val="28"/>
          <w:lang w:val="en-US"/>
        </w:rPr>
        <w:t>Ubuntu</w:t>
      </w:r>
      <w:r w:rsidRPr="0033680C">
        <w:rPr>
          <w:rFonts w:ascii="Times New Roman" w:hAnsi="Times New Roman" w:cs="Times New Roman"/>
          <w:sz w:val="28"/>
          <w:szCs w:val="28"/>
        </w:rPr>
        <w:t xml:space="preserve">, </w:t>
      </w:r>
      <w:r>
        <w:rPr>
          <w:rFonts w:ascii="Times New Roman" w:hAnsi="Times New Roman" w:cs="Times New Roman"/>
          <w:sz w:val="28"/>
          <w:szCs w:val="28"/>
        </w:rPr>
        <w:t>где</w:t>
      </w:r>
      <w:r w:rsidRPr="0033680C">
        <w:rPr>
          <w:rFonts w:ascii="Times New Roman" w:hAnsi="Times New Roman" w:cs="Times New Roman"/>
          <w:sz w:val="28"/>
          <w:szCs w:val="28"/>
        </w:rPr>
        <w:t xml:space="preserve"> основной и</w:t>
      </w:r>
      <w:r>
        <w:rPr>
          <w:rFonts w:ascii="Times New Roman" w:hAnsi="Times New Roman" w:cs="Times New Roman"/>
          <w:sz w:val="28"/>
          <w:szCs w:val="28"/>
        </w:rPr>
        <w:t xml:space="preserve"> дополнительный номера обозначаю</w:t>
      </w:r>
      <w:r w:rsidRPr="0033680C">
        <w:rPr>
          <w:rFonts w:ascii="Times New Roman" w:hAnsi="Times New Roman" w:cs="Times New Roman"/>
          <w:sz w:val="28"/>
          <w:szCs w:val="28"/>
        </w:rPr>
        <w:t xml:space="preserve">т год и месяц выпуска. </w:t>
      </w:r>
      <w:r>
        <w:rPr>
          <w:rFonts w:ascii="Times New Roman" w:hAnsi="Times New Roman" w:cs="Times New Roman"/>
          <w:sz w:val="28"/>
          <w:szCs w:val="28"/>
        </w:rPr>
        <w:t xml:space="preserve">На данный момент </w:t>
      </w:r>
      <w:r w:rsidRPr="0033680C">
        <w:rPr>
          <w:rFonts w:ascii="Times New Roman" w:hAnsi="Times New Roman" w:cs="Times New Roman"/>
          <w:sz w:val="28"/>
          <w:szCs w:val="28"/>
        </w:rPr>
        <w:t>последней стабильной версией является</w:t>
      </w:r>
      <w:r>
        <w:rPr>
          <w:rFonts w:ascii="Times New Roman" w:hAnsi="Times New Roman" w:cs="Times New Roman"/>
          <w:sz w:val="28"/>
          <w:szCs w:val="28"/>
        </w:rPr>
        <w:t xml:space="preserve"> выпуск 16.01</w:t>
      </w:r>
      <w:r w:rsidRPr="0033680C">
        <w:rPr>
          <w:rFonts w:ascii="Times New Roman" w:hAnsi="Times New Roman" w:cs="Times New Roman"/>
          <w:sz w:val="28"/>
          <w:szCs w:val="28"/>
        </w:rPr>
        <w:t xml:space="preserve">, однако для наиболее актуальной версии пользователь может </w:t>
      </w:r>
      <w:r>
        <w:rPr>
          <w:rFonts w:ascii="Times New Roman" w:hAnsi="Times New Roman" w:cs="Times New Roman"/>
          <w:sz w:val="28"/>
          <w:szCs w:val="28"/>
        </w:rPr>
        <w:t>загрузить относительно стабильную</w:t>
      </w:r>
      <w:r w:rsidRPr="0033680C">
        <w:rPr>
          <w:rFonts w:ascii="Times New Roman" w:hAnsi="Times New Roman" w:cs="Times New Roman"/>
          <w:sz w:val="28"/>
          <w:szCs w:val="28"/>
        </w:rPr>
        <w:t xml:space="preserve"> </w:t>
      </w:r>
      <w:r>
        <w:rPr>
          <w:rFonts w:ascii="Times New Roman" w:hAnsi="Times New Roman" w:cs="Times New Roman"/>
          <w:sz w:val="28"/>
          <w:szCs w:val="28"/>
        </w:rPr>
        <w:t>«</w:t>
      </w:r>
      <w:r w:rsidRPr="0033680C">
        <w:rPr>
          <w:rFonts w:ascii="Times New Roman" w:hAnsi="Times New Roman" w:cs="Times New Roman"/>
          <w:sz w:val="28"/>
          <w:szCs w:val="28"/>
        </w:rPr>
        <w:t>ночную</w:t>
      </w:r>
      <w:r>
        <w:rPr>
          <w:rFonts w:ascii="Times New Roman" w:hAnsi="Times New Roman" w:cs="Times New Roman"/>
          <w:sz w:val="28"/>
          <w:szCs w:val="28"/>
        </w:rPr>
        <w:t>»</w:t>
      </w:r>
      <w:r w:rsidRPr="0033680C">
        <w:rPr>
          <w:rFonts w:ascii="Times New Roman" w:hAnsi="Times New Roman" w:cs="Times New Roman"/>
          <w:sz w:val="28"/>
          <w:szCs w:val="28"/>
        </w:rPr>
        <w:t xml:space="preserve"> сборку или</w:t>
      </w:r>
      <w:r>
        <w:rPr>
          <w:rFonts w:ascii="Times New Roman" w:hAnsi="Times New Roman" w:cs="Times New Roman"/>
          <w:sz w:val="28"/>
          <w:szCs w:val="28"/>
        </w:rPr>
        <w:t xml:space="preserve"> же</w:t>
      </w:r>
      <w:r w:rsidRPr="0033680C">
        <w:rPr>
          <w:rFonts w:ascii="Times New Roman" w:hAnsi="Times New Roman" w:cs="Times New Roman"/>
          <w:sz w:val="28"/>
          <w:szCs w:val="28"/>
        </w:rPr>
        <w:t xml:space="preserve"> скачать исходный код из SVN.</w:t>
      </w:r>
      <w:r>
        <w:rPr>
          <w:rFonts w:ascii="Times New Roman" w:hAnsi="Times New Roman" w:cs="Times New Roman"/>
          <w:sz w:val="28"/>
          <w:szCs w:val="28"/>
        </w:rPr>
        <w:t xml:space="preserve"> Также компания </w:t>
      </w:r>
      <w:proofErr w:type="spellStart"/>
      <w:r w:rsidRPr="0033680C">
        <w:rPr>
          <w:rFonts w:ascii="Times New Roman" w:hAnsi="Times New Roman" w:cs="Times New Roman"/>
          <w:sz w:val="28"/>
          <w:szCs w:val="28"/>
        </w:rPr>
        <w:t>Jennic</w:t>
      </w:r>
      <w:proofErr w:type="spellEnd"/>
      <w:r w:rsidRPr="0033680C">
        <w:rPr>
          <w:rFonts w:ascii="Times New Roman" w:hAnsi="Times New Roman" w:cs="Times New Roman"/>
          <w:sz w:val="28"/>
          <w:szCs w:val="28"/>
        </w:rPr>
        <w:t xml:space="preserve"> </w:t>
      </w:r>
      <w:proofErr w:type="spellStart"/>
      <w:r w:rsidRPr="0033680C">
        <w:rPr>
          <w:rFonts w:ascii="Times New Roman" w:hAnsi="Times New Roman" w:cs="Times New Roman"/>
          <w:sz w:val="28"/>
          <w:szCs w:val="28"/>
        </w:rPr>
        <w:t>Limited</w:t>
      </w:r>
      <w:proofErr w:type="spellEnd"/>
      <w:r w:rsidRPr="0033680C">
        <w:rPr>
          <w:rFonts w:ascii="Times New Roman" w:hAnsi="Times New Roman" w:cs="Times New Roman"/>
          <w:sz w:val="28"/>
          <w:szCs w:val="28"/>
        </w:rPr>
        <w:t xml:space="preserve"> распространяет версию </w:t>
      </w:r>
      <w:proofErr w:type="gramStart"/>
      <w:r>
        <w:rPr>
          <w:rFonts w:ascii="Times New Roman" w:hAnsi="Times New Roman" w:cs="Times New Roman"/>
          <w:sz w:val="28"/>
          <w:szCs w:val="28"/>
          <w:lang w:val="en-US"/>
        </w:rPr>
        <w:t>Code</w:t>
      </w:r>
      <w:r w:rsidRPr="0033680C">
        <w:rPr>
          <w:rFonts w:ascii="Times New Roman" w:hAnsi="Times New Roman" w:cs="Times New Roman"/>
          <w:sz w:val="28"/>
          <w:szCs w:val="28"/>
        </w:rPr>
        <w:t>::</w:t>
      </w:r>
      <w:proofErr w:type="gramEnd"/>
      <w:r>
        <w:rPr>
          <w:rFonts w:ascii="Times New Roman" w:hAnsi="Times New Roman" w:cs="Times New Roman"/>
          <w:sz w:val="28"/>
          <w:szCs w:val="28"/>
          <w:lang w:val="en-US"/>
        </w:rPr>
        <w:t>Blocks</w:t>
      </w:r>
      <w:r w:rsidRPr="0033680C">
        <w:rPr>
          <w:rFonts w:ascii="Times New Roman" w:hAnsi="Times New Roman" w:cs="Times New Roman"/>
          <w:sz w:val="28"/>
          <w:szCs w:val="28"/>
        </w:rPr>
        <w:t xml:space="preserve"> </w:t>
      </w:r>
      <w:r>
        <w:rPr>
          <w:rFonts w:ascii="Times New Roman" w:hAnsi="Times New Roman" w:cs="Times New Roman"/>
          <w:sz w:val="28"/>
          <w:szCs w:val="28"/>
        </w:rPr>
        <w:t>предназначенную</w:t>
      </w:r>
      <w:r w:rsidRPr="0033680C">
        <w:rPr>
          <w:rFonts w:ascii="Times New Roman" w:hAnsi="Times New Roman" w:cs="Times New Roman"/>
          <w:sz w:val="28"/>
          <w:szCs w:val="28"/>
        </w:rPr>
        <w:t xml:space="preserve"> </w:t>
      </w:r>
      <w:r>
        <w:rPr>
          <w:rFonts w:ascii="Times New Roman" w:hAnsi="Times New Roman" w:cs="Times New Roman"/>
          <w:sz w:val="28"/>
          <w:szCs w:val="28"/>
        </w:rPr>
        <w:t>для работы с микроконтроллерами.</w:t>
      </w:r>
    </w:p>
    <w:p w14:paraId="41A1EE10" w14:textId="2F6AE8ED" w:rsidR="001C564E" w:rsidRPr="001C564E" w:rsidRDefault="00955D4D" w:rsidP="00062549">
      <w:pPr>
        <w:spacing w:after="0" w:line="360" w:lineRule="auto"/>
        <w:ind w:firstLine="708"/>
        <w:jc w:val="both"/>
        <w:rPr>
          <w:rFonts w:ascii="Times New Roman" w:hAnsi="Times New Roman" w:cs="Times New Roman"/>
          <w:sz w:val="28"/>
          <w:szCs w:val="28"/>
        </w:rPr>
      </w:pPr>
      <w:r>
        <w:rPr>
          <w:noProof/>
          <w:lang w:eastAsia="ru-RU"/>
        </w:rPr>
        <w:drawing>
          <wp:inline distT="0" distB="0" distL="0" distR="0" wp14:anchorId="7D805883" wp14:editId="3FD08650">
            <wp:extent cx="4871581" cy="2648922"/>
            <wp:effectExtent l="0" t="0" r="5715" b="0"/>
            <wp:docPr id="9" name="Рисунок 9" descr="https://pp.userapi.com/c639225/v639225475/1faa3/SdzJjP-vJ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639225/v639225475/1faa3/SdzJjP-vJL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7735" cy="2674018"/>
                    </a:xfrm>
                    <a:prstGeom prst="rect">
                      <a:avLst/>
                    </a:prstGeom>
                    <a:noFill/>
                    <a:ln>
                      <a:noFill/>
                    </a:ln>
                  </pic:spPr>
                </pic:pic>
              </a:graphicData>
            </a:graphic>
          </wp:inline>
        </w:drawing>
      </w:r>
    </w:p>
    <w:p w14:paraId="7C36A1DE" w14:textId="77777777" w:rsidR="00E45C74" w:rsidRPr="00955D4D" w:rsidRDefault="00E45C74" w:rsidP="00E23CB2">
      <w:pPr>
        <w:spacing w:after="0" w:line="360" w:lineRule="auto"/>
        <w:ind w:firstLine="708"/>
        <w:jc w:val="both"/>
        <w:rPr>
          <w:rFonts w:ascii="Times New Roman" w:hAnsi="Times New Roman" w:cs="Times New Roman"/>
          <w:sz w:val="28"/>
          <w:szCs w:val="28"/>
        </w:rPr>
      </w:pPr>
      <w:commentRangeStart w:id="4"/>
      <w:r w:rsidRPr="0033680C">
        <w:rPr>
          <w:rFonts w:ascii="Times New Roman" w:hAnsi="Times New Roman" w:cs="Times New Roman"/>
          <w:sz w:val="28"/>
          <w:szCs w:val="28"/>
        </w:rPr>
        <w:lastRenderedPageBreak/>
        <w:t>3.</w:t>
      </w:r>
      <w:r w:rsidR="00D5064A">
        <w:rPr>
          <w:rFonts w:ascii="Times New Roman" w:hAnsi="Times New Roman" w:cs="Times New Roman"/>
          <w:sz w:val="28"/>
          <w:szCs w:val="28"/>
        </w:rPr>
        <w:t>1.</w:t>
      </w:r>
      <w:r w:rsidRPr="0033680C">
        <w:rPr>
          <w:rFonts w:ascii="Times New Roman" w:hAnsi="Times New Roman" w:cs="Times New Roman"/>
          <w:sz w:val="28"/>
          <w:szCs w:val="28"/>
        </w:rPr>
        <w:t xml:space="preserve">2 </w:t>
      </w: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OpenCV</w:t>
      </w:r>
      <w:commentRangeEnd w:id="4"/>
      <w:r w:rsidR="00D5064A">
        <w:rPr>
          <w:rStyle w:val="a8"/>
        </w:rPr>
        <w:commentReference w:id="4"/>
      </w:r>
    </w:p>
    <w:p w14:paraId="56ECBB7B" w14:textId="77777777" w:rsidR="007B56AC" w:rsidRDefault="007B56AC" w:rsidP="007B56AC">
      <w:pPr>
        <w:spacing w:after="0"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rPr>
        <w:t>Opencv</w:t>
      </w:r>
      <w:proofErr w:type="spellEnd"/>
      <w:r w:rsidRPr="007B56AC">
        <w:rPr>
          <w:rFonts w:ascii="Times New Roman" w:hAnsi="Times New Roman" w:cs="Times New Roman"/>
          <w:sz w:val="28"/>
          <w:szCs w:val="28"/>
        </w:rPr>
        <w:t xml:space="preserve"> – это </w:t>
      </w:r>
      <w:r>
        <w:rPr>
          <w:rFonts w:ascii="Times New Roman" w:hAnsi="Times New Roman" w:cs="Times New Roman"/>
          <w:sz w:val="28"/>
          <w:szCs w:val="28"/>
        </w:rPr>
        <w:t>свободно распространяющаяся библиотека, направленная на разработку приложений реального времени, которые используют компьютерное зрение</w:t>
      </w:r>
      <w:r w:rsidRPr="007B56AC">
        <w:rPr>
          <w:rFonts w:ascii="Times New Roman" w:hAnsi="Times New Roman" w:cs="Times New Roman"/>
          <w:sz w:val="28"/>
          <w:szCs w:val="28"/>
        </w:rPr>
        <w:t>. Он</w:t>
      </w:r>
      <w:r>
        <w:rPr>
          <w:rFonts w:ascii="Times New Roman" w:hAnsi="Times New Roman" w:cs="Times New Roman"/>
          <w:sz w:val="28"/>
          <w:szCs w:val="28"/>
        </w:rPr>
        <w:t>а</w:t>
      </w:r>
      <w:r w:rsidRPr="007B56AC">
        <w:rPr>
          <w:rFonts w:ascii="Times New Roman" w:hAnsi="Times New Roman" w:cs="Times New Roman"/>
          <w:sz w:val="28"/>
          <w:szCs w:val="28"/>
        </w:rPr>
        <w:t xml:space="preserve"> имеет</w:t>
      </w:r>
      <w:r>
        <w:rPr>
          <w:rFonts w:ascii="Times New Roman" w:hAnsi="Times New Roman" w:cs="Times New Roman"/>
          <w:sz w:val="28"/>
          <w:szCs w:val="28"/>
        </w:rPr>
        <w:t xml:space="preserve"> реализацию на языках программирования C++, С, </w:t>
      </w: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Java</w:t>
      </w:r>
      <w:proofErr w:type="spellEnd"/>
      <w:r>
        <w:rPr>
          <w:rFonts w:ascii="Times New Roman" w:hAnsi="Times New Roman" w:cs="Times New Roman"/>
          <w:sz w:val="28"/>
          <w:szCs w:val="28"/>
        </w:rPr>
        <w:t xml:space="preserve">, а также </w:t>
      </w:r>
      <w:r w:rsidRPr="007B56AC">
        <w:rPr>
          <w:rFonts w:ascii="Times New Roman" w:hAnsi="Times New Roman" w:cs="Times New Roman"/>
          <w:sz w:val="28"/>
          <w:szCs w:val="28"/>
        </w:rPr>
        <w:t xml:space="preserve">поддерживает </w:t>
      </w:r>
      <w:r>
        <w:rPr>
          <w:rFonts w:ascii="Times New Roman" w:hAnsi="Times New Roman" w:cs="Times New Roman"/>
          <w:sz w:val="28"/>
          <w:szCs w:val="28"/>
        </w:rPr>
        <w:t xml:space="preserve">многие популярные операционные системы, такие как </w:t>
      </w:r>
      <w:proofErr w:type="spellStart"/>
      <w:r w:rsidRPr="007B56AC">
        <w:rPr>
          <w:rFonts w:ascii="Times New Roman" w:hAnsi="Times New Roman" w:cs="Times New Roman"/>
          <w:sz w:val="28"/>
          <w:szCs w:val="28"/>
        </w:rPr>
        <w:t>Windows</w:t>
      </w:r>
      <w:proofErr w:type="spellEnd"/>
      <w:r w:rsidRPr="007B56AC">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7B56AC">
        <w:rPr>
          <w:rFonts w:ascii="Times New Roman" w:hAnsi="Times New Roman" w:cs="Times New Roman"/>
          <w:sz w:val="28"/>
          <w:szCs w:val="28"/>
        </w:rPr>
        <w:t xml:space="preserve">, </w:t>
      </w:r>
      <w:r>
        <w:rPr>
          <w:rFonts w:ascii="Times New Roman" w:hAnsi="Times New Roman" w:cs="Times New Roman"/>
          <w:sz w:val="28"/>
          <w:szCs w:val="28"/>
          <w:lang w:val="en-US"/>
        </w:rPr>
        <w:t>Mac</w:t>
      </w:r>
      <w:r w:rsidRPr="007B56AC">
        <w:rPr>
          <w:rFonts w:ascii="Times New Roman" w:hAnsi="Times New Roman" w:cs="Times New Roman"/>
          <w:sz w:val="28"/>
          <w:szCs w:val="28"/>
        </w:rPr>
        <w:t xml:space="preserve"> </w:t>
      </w:r>
      <w:r>
        <w:rPr>
          <w:rFonts w:ascii="Times New Roman" w:hAnsi="Times New Roman" w:cs="Times New Roman"/>
          <w:sz w:val="28"/>
          <w:szCs w:val="28"/>
          <w:lang w:val="en-US"/>
        </w:rPr>
        <w:t>OS</w:t>
      </w:r>
      <w:r>
        <w:rPr>
          <w:rFonts w:ascii="Times New Roman" w:hAnsi="Times New Roman" w:cs="Times New Roman"/>
          <w:sz w:val="28"/>
          <w:szCs w:val="28"/>
        </w:rPr>
        <w:t xml:space="preserve">, </w:t>
      </w:r>
      <w:proofErr w:type="spellStart"/>
      <w:r>
        <w:rPr>
          <w:rFonts w:ascii="Times New Roman" w:hAnsi="Times New Roman" w:cs="Times New Roman"/>
          <w:sz w:val="28"/>
          <w:szCs w:val="28"/>
        </w:rPr>
        <w:t>iOS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Android</w:t>
      </w:r>
      <w:proofErr w:type="spellEnd"/>
      <w:r>
        <w:rPr>
          <w:rFonts w:ascii="Times New Roman" w:hAnsi="Times New Roman" w:cs="Times New Roman"/>
          <w:sz w:val="28"/>
          <w:szCs w:val="28"/>
        </w:rPr>
        <w:t xml:space="preserve">. Она написана преимущественно на языках </w:t>
      </w:r>
      <w:r w:rsidRPr="007B56AC">
        <w:rPr>
          <w:rFonts w:ascii="Times New Roman" w:hAnsi="Times New Roman" w:cs="Times New Roman"/>
          <w:sz w:val="28"/>
          <w:szCs w:val="28"/>
        </w:rPr>
        <w:t>С/С++</w:t>
      </w:r>
      <w:r>
        <w:rPr>
          <w:rFonts w:ascii="Times New Roman" w:hAnsi="Times New Roman" w:cs="Times New Roman"/>
          <w:sz w:val="28"/>
          <w:szCs w:val="28"/>
        </w:rPr>
        <w:t xml:space="preserve"> в оптимизированном виде.</w:t>
      </w:r>
      <w:r w:rsidRPr="007B56AC">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7B56AC">
        <w:rPr>
          <w:rFonts w:ascii="Times New Roman" w:hAnsi="Times New Roman" w:cs="Times New Roman"/>
          <w:sz w:val="28"/>
          <w:szCs w:val="28"/>
        </w:rPr>
        <w:t>библиотек</w:t>
      </w:r>
      <w:r>
        <w:rPr>
          <w:rFonts w:ascii="Times New Roman" w:hAnsi="Times New Roman" w:cs="Times New Roman"/>
          <w:sz w:val="28"/>
          <w:szCs w:val="28"/>
        </w:rPr>
        <w:t xml:space="preserve">а может </w:t>
      </w:r>
      <w:r w:rsidRPr="007B56AC">
        <w:rPr>
          <w:rFonts w:ascii="Times New Roman" w:hAnsi="Times New Roman" w:cs="Times New Roman"/>
          <w:sz w:val="28"/>
          <w:szCs w:val="28"/>
        </w:rPr>
        <w:t>пользоваться преимуществами многоядерной обработки</w:t>
      </w:r>
      <w:r>
        <w:rPr>
          <w:rFonts w:ascii="Times New Roman" w:hAnsi="Times New Roman" w:cs="Times New Roman"/>
          <w:sz w:val="28"/>
          <w:szCs w:val="28"/>
        </w:rPr>
        <w:t xml:space="preserve"> при помощи поддержки технологии </w:t>
      </w:r>
      <w:proofErr w:type="spellStart"/>
      <w:r>
        <w:rPr>
          <w:rFonts w:ascii="Times New Roman" w:hAnsi="Times New Roman" w:cs="Times New Roman"/>
          <w:sz w:val="28"/>
          <w:szCs w:val="28"/>
        </w:rPr>
        <w:t>opencl</w:t>
      </w:r>
      <w:proofErr w:type="spellEnd"/>
      <w:r>
        <w:rPr>
          <w:rFonts w:ascii="Times New Roman" w:hAnsi="Times New Roman" w:cs="Times New Roman"/>
          <w:sz w:val="28"/>
          <w:szCs w:val="28"/>
        </w:rPr>
        <w:t>. Известная</w:t>
      </w:r>
      <w:r w:rsidRPr="007B56AC">
        <w:rPr>
          <w:rFonts w:ascii="Times New Roman" w:hAnsi="Times New Roman" w:cs="Times New Roman"/>
          <w:sz w:val="28"/>
          <w:szCs w:val="28"/>
        </w:rPr>
        <w:t xml:space="preserve"> во всем мир</w:t>
      </w:r>
      <w:r>
        <w:rPr>
          <w:rFonts w:ascii="Times New Roman" w:hAnsi="Times New Roman" w:cs="Times New Roman"/>
          <w:sz w:val="28"/>
          <w:szCs w:val="28"/>
        </w:rPr>
        <w:t xml:space="preserve">е, </w:t>
      </w:r>
      <w:proofErr w:type="spellStart"/>
      <w:r>
        <w:rPr>
          <w:rFonts w:ascii="Times New Roman" w:hAnsi="Times New Roman" w:cs="Times New Roman"/>
          <w:sz w:val="28"/>
          <w:szCs w:val="28"/>
        </w:rPr>
        <w:t>Open</w:t>
      </w:r>
      <w:proofErr w:type="spellEnd"/>
      <w:r>
        <w:rPr>
          <w:rFonts w:ascii="Times New Roman" w:hAnsi="Times New Roman" w:cs="Times New Roman"/>
          <w:sz w:val="28"/>
          <w:szCs w:val="28"/>
          <w:lang w:val="en-US"/>
        </w:rPr>
        <w:t>CV</w:t>
      </w:r>
      <w:r w:rsidRPr="007B56AC">
        <w:rPr>
          <w:rFonts w:ascii="Times New Roman" w:hAnsi="Times New Roman" w:cs="Times New Roman"/>
          <w:sz w:val="28"/>
          <w:szCs w:val="28"/>
        </w:rPr>
        <w:t xml:space="preserve"> </w:t>
      </w:r>
      <w:r>
        <w:rPr>
          <w:rFonts w:ascii="Times New Roman" w:hAnsi="Times New Roman" w:cs="Times New Roman"/>
          <w:sz w:val="28"/>
          <w:szCs w:val="28"/>
        </w:rPr>
        <w:t xml:space="preserve">насчитывает </w:t>
      </w:r>
      <w:r w:rsidRPr="007B56AC">
        <w:rPr>
          <w:rFonts w:ascii="Times New Roman" w:hAnsi="Times New Roman" w:cs="Times New Roman"/>
          <w:sz w:val="28"/>
          <w:szCs w:val="28"/>
        </w:rPr>
        <w:t xml:space="preserve">более 47 тысяч человек из </w:t>
      </w:r>
      <w:r>
        <w:rPr>
          <w:rFonts w:ascii="Times New Roman" w:hAnsi="Times New Roman" w:cs="Times New Roman"/>
          <w:sz w:val="28"/>
          <w:szCs w:val="28"/>
        </w:rPr>
        <w:t>числа</w:t>
      </w:r>
      <w:r w:rsidRPr="007B56AC">
        <w:rPr>
          <w:rFonts w:ascii="Times New Roman" w:hAnsi="Times New Roman" w:cs="Times New Roman"/>
          <w:sz w:val="28"/>
          <w:szCs w:val="28"/>
        </w:rPr>
        <w:t xml:space="preserve"> пользователей</w:t>
      </w:r>
      <w:r>
        <w:rPr>
          <w:rFonts w:ascii="Times New Roman" w:hAnsi="Times New Roman" w:cs="Times New Roman"/>
          <w:sz w:val="28"/>
          <w:szCs w:val="28"/>
        </w:rPr>
        <w:t>, а предполагаемое количество загрузок превышает 14 миллионов.</w:t>
      </w:r>
    </w:p>
    <w:p w14:paraId="52E14502" w14:textId="77777777" w:rsidR="001A253F" w:rsidRDefault="007B56AC" w:rsidP="007B56A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w:t>
      </w:r>
      <w:r w:rsidRPr="007B56AC">
        <w:rPr>
          <w:rFonts w:ascii="Times New Roman" w:hAnsi="Times New Roman" w:cs="Times New Roman"/>
          <w:sz w:val="28"/>
          <w:szCs w:val="28"/>
        </w:rPr>
        <w:t>иблиотек</w:t>
      </w:r>
      <w:r>
        <w:rPr>
          <w:rFonts w:ascii="Times New Roman" w:hAnsi="Times New Roman" w:cs="Times New Roman"/>
          <w:sz w:val="28"/>
          <w:szCs w:val="28"/>
        </w:rPr>
        <w:t>а</w:t>
      </w:r>
      <w:r w:rsidRPr="007B56AC">
        <w:rPr>
          <w:rFonts w:ascii="Times New Roman" w:hAnsi="Times New Roman" w:cs="Times New Roman"/>
          <w:sz w:val="28"/>
          <w:szCs w:val="28"/>
        </w:rPr>
        <w:t xml:space="preserve"> насчитывает более 2500 опти</w:t>
      </w:r>
      <w:r>
        <w:rPr>
          <w:rFonts w:ascii="Times New Roman" w:hAnsi="Times New Roman" w:cs="Times New Roman"/>
          <w:sz w:val="28"/>
          <w:szCs w:val="28"/>
        </w:rPr>
        <w:t>мизированных алгоритмов, которые используются для применения в классическом компьютерном зрении и машинном обучении</w:t>
      </w:r>
      <w:r w:rsidRPr="007B56AC">
        <w:rPr>
          <w:rFonts w:ascii="Times New Roman" w:hAnsi="Times New Roman" w:cs="Times New Roman"/>
          <w:sz w:val="28"/>
          <w:szCs w:val="28"/>
        </w:rPr>
        <w:t>. Эти алгоритмы могут бы</w:t>
      </w:r>
      <w:r w:rsidR="001A253F">
        <w:rPr>
          <w:rFonts w:ascii="Times New Roman" w:hAnsi="Times New Roman" w:cs="Times New Roman"/>
          <w:sz w:val="28"/>
          <w:szCs w:val="28"/>
        </w:rPr>
        <w:t>ть использованы для обнаружения</w:t>
      </w:r>
      <w:r w:rsidRPr="007B56AC">
        <w:rPr>
          <w:rFonts w:ascii="Times New Roman" w:hAnsi="Times New Roman" w:cs="Times New Roman"/>
          <w:sz w:val="28"/>
          <w:szCs w:val="28"/>
        </w:rPr>
        <w:t xml:space="preserve"> и</w:t>
      </w:r>
      <w:r w:rsidR="001A253F">
        <w:rPr>
          <w:rFonts w:ascii="Times New Roman" w:hAnsi="Times New Roman" w:cs="Times New Roman"/>
          <w:sz w:val="28"/>
          <w:szCs w:val="28"/>
        </w:rPr>
        <w:t xml:space="preserve"> распознавания лиц, определения объектов, классификации действий и движений человека на видео, отслеживании движущихся объектов, извлечении 3D-моделей</w:t>
      </w:r>
      <w:r w:rsidRPr="007B56AC">
        <w:rPr>
          <w:rFonts w:ascii="Times New Roman" w:hAnsi="Times New Roman" w:cs="Times New Roman"/>
          <w:sz w:val="28"/>
          <w:szCs w:val="28"/>
        </w:rPr>
        <w:t xml:space="preserve"> объектов, </w:t>
      </w:r>
      <w:r w:rsidR="001A253F">
        <w:rPr>
          <w:rFonts w:ascii="Times New Roman" w:hAnsi="Times New Roman" w:cs="Times New Roman"/>
          <w:sz w:val="28"/>
          <w:szCs w:val="28"/>
        </w:rPr>
        <w:t>поиска</w:t>
      </w:r>
      <w:r w:rsidRPr="007B56AC">
        <w:rPr>
          <w:rFonts w:ascii="Times New Roman" w:hAnsi="Times New Roman" w:cs="Times New Roman"/>
          <w:sz w:val="28"/>
          <w:szCs w:val="28"/>
        </w:rPr>
        <w:t xml:space="preserve"> 3D </w:t>
      </w:r>
      <w:r w:rsidR="001A253F">
        <w:rPr>
          <w:rFonts w:ascii="Times New Roman" w:hAnsi="Times New Roman" w:cs="Times New Roman"/>
          <w:sz w:val="28"/>
          <w:szCs w:val="28"/>
        </w:rPr>
        <w:t>точек со стереокамер, поиска похожих образов из баз</w:t>
      </w:r>
      <w:r w:rsidRPr="007B56AC">
        <w:rPr>
          <w:rFonts w:ascii="Times New Roman" w:hAnsi="Times New Roman" w:cs="Times New Roman"/>
          <w:sz w:val="28"/>
          <w:szCs w:val="28"/>
        </w:rPr>
        <w:t xml:space="preserve"> данных, удалени</w:t>
      </w:r>
      <w:r w:rsidR="001A253F">
        <w:rPr>
          <w:rFonts w:ascii="Times New Roman" w:hAnsi="Times New Roman" w:cs="Times New Roman"/>
          <w:sz w:val="28"/>
          <w:szCs w:val="28"/>
        </w:rPr>
        <w:t>я</w:t>
      </w:r>
      <w:r w:rsidRPr="007B56AC">
        <w:rPr>
          <w:rFonts w:ascii="Times New Roman" w:hAnsi="Times New Roman" w:cs="Times New Roman"/>
          <w:sz w:val="28"/>
          <w:szCs w:val="28"/>
        </w:rPr>
        <w:t xml:space="preserve"> эффекта красных глаз с изображений, снятых с </w:t>
      </w:r>
      <w:r w:rsidR="001A253F">
        <w:rPr>
          <w:rFonts w:ascii="Times New Roman" w:hAnsi="Times New Roman" w:cs="Times New Roman"/>
          <w:sz w:val="28"/>
          <w:szCs w:val="28"/>
        </w:rPr>
        <w:t>использованием вспышки, следования</w:t>
      </w:r>
      <w:r w:rsidRPr="007B56AC">
        <w:rPr>
          <w:rFonts w:ascii="Times New Roman" w:hAnsi="Times New Roman" w:cs="Times New Roman"/>
          <w:sz w:val="28"/>
          <w:szCs w:val="28"/>
        </w:rPr>
        <w:t xml:space="preserve"> за движениями глаз, </w:t>
      </w:r>
      <w:r w:rsidR="001A253F">
        <w:rPr>
          <w:rFonts w:ascii="Times New Roman" w:hAnsi="Times New Roman" w:cs="Times New Roman"/>
          <w:sz w:val="28"/>
          <w:szCs w:val="28"/>
        </w:rPr>
        <w:t>распознаванию пейзажей</w:t>
      </w:r>
      <w:r w:rsidRPr="007B56AC">
        <w:rPr>
          <w:rFonts w:ascii="Times New Roman" w:hAnsi="Times New Roman" w:cs="Times New Roman"/>
          <w:sz w:val="28"/>
          <w:szCs w:val="28"/>
        </w:rPr>
        <w:t xml:space="preserve"> и </w:t>
      </w:r>
      <w:r w:rsidR="001A253F">
        <w:rPr>
          <w:rFonts w:ascii="Times New Roman" w:hAnsi="Times New Roman" w:cs="Times New Roman"/>
          <w:sz w:val="28"/>
          <w:szCs w:val="28"/>
        </w:rPr>
        <w:t>установление их связей с дополненной реальность, а также многое другое</w:t>
      </w:r>
      <w:r w:rsidRPr="007B56AC">
        <w:rPr>
          <w:rFonts w:ascii="Times New Roman" w:hAnsi="Times New Roman" w:cs="Times New Roman"/>
          <w:sz w:val="28"/>
          <w:szCs w:val="28"/>
        </w:rPr>
        <w:t>.</w:t>
      </w:r>
    </w:p>
    <w:p w14:paraId="6762E4D6" w14:textId="1C9FE37C" w:rsidR="00634C8B" w:rsidRDefault="001A253F" w:rsidP="009A71C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История проекта берет начало с о</w:t>
      </w:r>
      <w:r w:rsidRPr="001A253F">
        <w:rPr>
          <w:rFonts w:ascii="Times New Roman" w:hAnsi="Times New Roman" w:cs="Times New Roman"/>
          <w:sz w:val="28"/>
          <w:szCs w:val="28"/>
        </w:rPr>
        <w:t>фициально</w:t>
      </w:r>
      <w:r>
        <w:rPr>
          <w:rFonts w:ascii="Times New Roman" w:hAnsi="Times New Roman" w:cs="Times New Roman"/>
          <w:sz w:val="28"/>
          <w:szCs w:val="28"/>
        </w:rPr>
        <w:t>го запуска</w:t>
      </w:r>
      <w:r w:rsidR="009A01A5">
        <w:rPr>
          <w:rFonts w:ascii="Times New Roman" w:hAnsi="Times New Roman" w:cs="Times New Roman"/>
          <w:sz w:val="28"/>
          <w:szCs w:val="28"/>
        </w:rPr>
        <w:t xml:space="preserve"> в 1999 году. Изначально</w:t>
      </w:r>
      <w:r w:rsidRPr="001A253F">
        <w:rPr>
          <w:rFonts w:ascii="Times New Roman" w:hAnsi="Times New Roman" w:cs="Times New Roman"/>
          <w:sz w:val="28"/>
          <w:szCs w:val="28"/>
        </w:rPr>
        <w:t xml:space="preserve"> </w:t>
      </w:r>
      <w:r w:rsidR="009A01A5">
        <w:rPr>
          <w:rFonts w:ascii="Times New Roman" w:hAnsi="Times New Roman" w:cs="Times New Roman"/>
          <w:sz w:val="28"/>
          <w:szCs w:val="28"/>
          <w:lang w:val="en-US"/>
        </w:rPr>
        <w:t>O</w:t>
      </w:r>
      <w:proofErr w:type="spellStart"/>
      <w:r w:rsidRPr="001A253F">
        <w:rPr>
          <w:rFonts w:ascii="Times New Roman" w:hAnsi="Times New Roman" w:cs="Times New Roman"/>
          <w:sz w:val="28"/>
          <w:szCs w:val="28"/>
        </w:rPr>
        <w:t>pen</w:t>
      </w:r>
      <w:proofErr w:type="spellEnd"/>
      <w:r w:rsidR="009A01A5">
        <w:rPr>
          <w:rFonts w:ascii="Times New Roman" w:hAnsi="Times New Roman" w:cs="Times New Roman"/>
          <w:sz w:val="28"/>
          <w:szCs w:val="28"/>
          <w:lang w:val="en-US"/>
        </w:rPr>
        <w:t>CV</w:t>
      </w:r>
      <w:r w:rsidRPr="001A253F">
        <w:rPr>
          <w:rFonts w:ascii="Times New Roman" w:hAnsi="Times New Roman" w:cs="Times New Roman"/>
          <w:sz w:val="28"/>
          <w:szCs w:val="28"/>
        </w:rPr>
        <w:t xml:space="preserve"> был</w:t>
      </w:r>
      <w:r w:rsidR="009A01A5">
        <w:rPr>
          <w:rFonts w:ascii="Times New Roman" w:hAnsi="Times New Roman" w:cs="Times New Roman"/>
          <w:sz w:val="28"/>
          <w:szCs w:val="28"/>
        </w:rPr>
        <w:t>а инициирована</w:t>
      </w:r>
      <w:r w:rsidRPr="001A253F">
        <w:rPr>
          <w:rFonts w:ascii="Times New Roman" w:hAnsi="Times New Roman" w:cs="Times New Roman"/>
          <w:sz w:val="28"/>
          <w:szCs w:val="28"/>
        </w:rPr>
        <w:t xml:space="preserve"> </w:t>
      </w:r>
      <w:r w:rsidR="009A01A5">
        <w:rPr>
          <w:rFonts w:ascii="Times New Roman" w:hAnsi="Times New Roman" w:cs="Times New Roman"/>
          <w:sz w:val="28"/>
          <w:szCs w:val="28"/>
        </w:rPr>
        <w:t xml:space="preserve">компанией </w:t>
      </w:r>
      <w:proofErr w:type="spellStart"/>
      <w:r w:rsidRPr="001A253F">
        <w:rPr>
          <w:rFonts w:ascii="Times New Roman" w:hAnsi="Times New Roman" w:cs="Times New Roman"/>
          <w:sz w:val="28"/>
          <w:szCs w:val="28"/>
        </w:rPr>
        <w:t>In</w:t>
      </w:r>
      <w:r w:rsidR="009A01A5">
        <w:rPr>
          <w:rFonts w:ascii="Times New Roman" w:hAnsi="Times New Roman" w:cs="Times New Roman"/>
          <w:sz w:val="28"/>
          <w:szCs w:val="28"/>
        </w:rPr>
        <w:t>tel</w:t>
      </w:r>
      <w:proofErr w:type="spellEnd"/>
      <w:r w:rsidR="009A01A5">
        <w:rPr>
          <w:rFonts w:ascii="Times New Roman" w:hAnsi="Times New Roman" w:cs="Times New Roman"/>
          <w:sz w:val="28"/>
          <w:szCs w:val="28"/>
        </w:rPr>
        <w:t xml:space="preserve"> для поддержки ресурсоемких приложений</w:t>
      </w:r>
      <w:r w:rsidRPr="001A253F">
        <w:rPr>
          <w:rFonts w:ascii="Times New Roman" w:hAnsi="Times New Roman" w:cs="Times New Roman"/>
          <w:sz w:val="28"/>
          <w:szCs w:val="28"/>
        </w:rPr>
        <w:t xml:space="preserve">, в том числе </w:t>
      </w:r>
      <w:r w:rsidR="009A01A5">
        <w:rPr>
          <w:rFonts w:ascii="Times New Roman" w:hAnsi="Times New Roman" w:cs="Times New Roman"/>
          <w:sz w:val="28"/>
          <w:szCs w:val="28"/>
        </w:rPr>
        <w:t>и в режиме реального времени, захватывающих области компьютерного зрения.</w:t>
      </w:r>
      <w:r w:rsidRPr="001A253F">
        <w:rPr>
          <w:rFonts w:ascii="Times New Roman" w:hAnsi="Times New Roman" w:cs="Times New Roman"/>
          <w:sz w:val="28"/>
          <w:szCs w:val="28"/>
        </w:rPr>
        <w:t xml:space="preserve"> Основной вклад в проект </w:t>
      </w:r>
      <w:r w:rsidR="009A01A5">
        <w:rPr>
          <w:rFonts w:ascii="Times New Roman" w:hAnsi="Times New Roman" w:cs="Times New Roman"/>
          <w:sz w:val="28"/>
          <w:szCs w:val="28"/>
        </w:rPr>
        <w:t>вложили эксперты</w:t>
      </w:r>
      <w:r w:rsidRPr="001A253F">
        <w:rPr>
          <w:rFonts w:ascii="Times New Roman" w:hAnsi="Times New Roman" w:cs="Times New Roman"/>
          <w:sz w:val="28"/>
          <w:szCs w:val="28"/>
        </w:rPr>
        <w:t xml:space="preserve"> по оптимизации</w:t>
      </w:r>
      <w:r w:rsidR="009A01A5">
        <w:rPr>
          <w:rFonts w:ascii="Times New Roman" w:hAnsi="Times New Roman" w:cs="Times New Roman"/>
          <w:sz w:val="28"/>
          <w:szCs w:val="28"/>
        </w:rPr>
        <w:t xml:space="preserve"> и сотрудники по производительности компании </w:t>
      </w:r>
      <w:proofErr w:type="spellStart"/>
      <w:r w:rsidR="009A01A5">
        <w:rPr>
          <w:rFonts w:ascii="Times New Roman" w:hAnsi="Times New Roman" w:cs="Times New Roman"/>
          <w:sz w:val="28"/>
          <w:szCs w:val="28"/>
        </w:rPr>
        <w:t>Intel</w:t>
      </w:r>
      <w:proofErr w:type="spellEnd"/>
      <w:r w:rsidR="009A01A5">
        <w:rPr>
          <w:rFonts w:ascii="Times New Roman" w:hAnsi="Times New Roman" w:cs="Times New Roman"/>
          <w:sz w:val="28"/>
          <w:szCs w:val="28"/>
        </w:rPr>
        <w:t xml:space="preserve"> в России. </w:t>
      </w:r>
    </w:p>
    <w:p w14:paraId="57F1D875" w14:textId="77777777" w:rsidR="00955D4D" w:rsidRDefault="00955D4D" w:rsidP="00634C8B">
      <w:pPr>
        <w:spacing w:after="0" w:line="360" w:lineRule="auto"/>
        <w:ind w:firstLine="708"/>
        <w:jc w:val="both"/>
        <w:rPr>
          <w:ins w:id="5" w:author="Леонид Шатунов" w:date="2017-05-31T15:25:00Z"/>
          <w:rFonts w:ascii="Times New Roman" w:hAnsi="Times New Roman" w:cs="Times New Roman"/>
          <w:sz w:val="28"/>
          <w:szCs w:val="28"/>
        </w:rPr>
      </w:pPr>
    </w:p>
    <w:p w14:paraId="3CE6D7CD" w14:textId="77777777" w:rsidR="009A71C8" w:rsidRDefault="009A71C8" w:rsidP="00634C8B">
      <w:pPr>
        <w:spacing w:after="0" w:line="360" w:lineRule="auto"/>
        <w:ind w:firstLine="708"/>
        <w:jc w:val="both"/>
        <w:rPr>
          <w:ins w:id="6" w:author="Леонид Шатунов" w:date="2017-05-31T17:16:00Z"/>
          <w:rFonts w:ascii="Times New Roman" w:hAnsi="Times New Roman" w:cs="Times New Roman"/>
          <w:sz w:val="28"/>
          <w:szCs w:val="28"/>
        </w:rPr>
      </w:pPr>
    </w:p>
    <w:p w14:paraId="08A4FFC1" w14:textId="77777777" w:rsidR="00684F98" w:rsidRDefault="00684F98" w:rsidP="00634C8B">
      <w:pPr>
        <w:spacing w:after="0" w:line="360" w:lineRule="auto"/>
        <w:ind w:firstLine="708"/>
        <w:jc w:val="both"/>
        <w:rPr>
          <w:rFonts w:ascii="Times New Roman" w:hAnsi="Times New Roman" w:cs="Times New Roman"/>
          <w:sz w:val="28"/>
          <w:szCs w:val="28"/>
        </w:rPr>
      </w:pPr>
    </w:p>
    <w:p w14:paraId="7409DDDD" w14:textId="77777777" w:rsidR="00955D4D" w:rsidRPr="00D5064A" w:rsidRDefault="00955D4D" w:rsidP="00634C8B">
      <w:pPr>
        <w:spacing w:after="0" w:line="360" w:lineRule="auto"/>
        <w:ind w:firstLine="708"/>
        <w:jc w:val="both"/>
        <w:rPr>
          <w:rFonts w:ascii="Times New Roman" w:hAnsi="Times New Roman" w:cs="Times New Roman"/>
          <w:sz w:val="28"/>
          <w:szCs w:val="28"/>
        </w:rPr>
      </w:pPr>
      <w:commentRangeStart w:id="7"/>
      <w:r w:rsidRPr="00D5064A">
        <w:rPr>
          <w:rFonts w:ascii="Times New Roman" w:hAnsi="Times New Roman" w:cs="Times New Roman"/>
          <w:sz w:val="28"/>
          <w:szCs w:val="28"/>
        </w:rPr>
        <w:lastRenderedPageBreak/>
        <w:t>3.</w:t>
      </w:r>
      <w:r w:rsidR="00D5064A">
        <w:rPr>
          <w:rFonts w:ascii="Times New Roman" w:hAnsi="Times New Roman" w:cs="Times New Roman"/>
          <w:sz w:val="28"/>
          <w:szCs w:val="28"/>
        </w:rPr>
        <w:t>1.</w:t>
      </w:r>
      <w:r w:rsidRPr="00D5064A">
        <w:rPr>
          <w:rFonts w:ascii="Times New Roman" w:hAnsi="Times New Roman" w:cs="Times New Roman"/>
          <w:sz w:val="28"/>
          <w:szCs w:val="28"/>
        </w:rPr>
        <w:t xml:space="preserve">3 </w:t>
      </w:r>
      <w:r>
        <w:rPr>
          <w:rFonts w:ascii="Times New Roman" w:hAnsi="Times New Roman" w:cs="Times New Roman"/>
          <w:sz w:val="28"/>
          <w:szCs w:val="28"/>
        </w:rPr>
        <w:t xml:space="preserve">Язык программирования </w:t>
      </w:r>
      <w:r>
        <w:rPr>
          <w:rFonts w:ascii="Times New Roman" w:hAnsi="Times New Roman" w:cs="Times New Roman"/>
          <w:sz w:val="28"/>
          <w:szCs w:val="28"/>
          <w:lang w:val="en-US"/>
        </w:rPr>
        <w:t>C</w:t>
      </w:r>
      <w:r w:rsidRPr="00D5064A">
        <w:rPr>
          <w:rFonts w:ascii="Times New Roman" w:hAnsi="Times New Roman" w:cs="Times New Roman"/>
          <w:sz w:val="28"/>
          <w:szCs w:val="28"/>
        </w:rPr>
        <w:t>++</w:t>
      </w:r>
      <w:commentRangeEnd w:id="7"/>
      <w:r w:rsidR="00D5064A">
        <w:rPr>
          <w:rStyle w:val="a8"/>
        </w:rPr>
        <w:commentReference w:id="7"/>
      </w:r>
    </w:p>
    <w:p w14:paraId="39914D90" w14:textId="31CA9B8C" w:rsidR="00955D4D" w:rsidRDefault="00955D4D" w:rsidP="000828DB">
      <w:pPr>
        <w:spacing w:after="0" w:line="360" w:lineRule="auto"/>
        <w:jc w:val="both"/>
        <w:rPr>
          <w:rFonts w:ascii="Times New Roman" w:hAnsi="Times New Roman" w:cs="Times New Roman"/>
          <w:sz w:val="28"/>
          <w:szCs w:val="28"/>
        </w:rPr>
      </w:pPr>
      <w:r w:rsidRPr="00D5064A">
        <w:rPr>
          <w:rFonts w:ascii="Times New Roman" w:hAnsi="Times New Roman" w:cs="Times New Roman"/>
          <w:sz w:val="28"/>
          <w:szCs w:val="28"/>
        </w:rPr>
        <w:tab/>
      </w:r>
      <w:r w:rsidR="000828DB" w:rsidRPr="000828DB">
        <w:rPr>
          <w:rFonts w:ascii="Times New Roman" w:hAnsi="Times New Roman" w:cs="Times New Roman"/>
          <w:sz w:val="28"/>
          <w:szCs w:val="28"/>
          <w:lang w:val="en-US"/>
        </w:rPr>
        <w:t>C</w:t>
      </w:r>
      <w:r w:rsidR="000828DB">
        <w:rPr>
          <w:rFonts w:ascii="Times New Roman" w:hAnsi="Times New Roman" w:cs="Times New Roman"/>
          <w:sz w:val="28"/>
          <w:szCs w:val="28"/>
        </w:rPr>
        <w:t xml:space="preserve">++ </w:t>
      </w:r>
      <w:r w:rsidR="000828DB" w:rsidRPr="000828DB">
        <w:rPr>
          <w:rFonts w:ascii="Times New Roman" w:hAnsi="Times New Roman" w:cs="Times New Roman"/>
          <w:sz w:val="28"/>
          <w:szCs w:val="28"/>
        </w:rPr>
        <w:t>— это язык программирования общего н</w:t>
      </w:r>
      <w:r w:rsidR="000828DB">
        <w:rPr>
          <w:rFonts w:ascii="Times New Roman" w:hAnsi="Times New Roman" w:cs="Times New Roman"/>
          <w:sz w:val="28"/>
          <w:szCs w:val="28"/>
        </w:rPr>
        <w:t>азначения. Он имеет императивные</w:t>
      </w:r>
      <w:r w:rsidR="000828DB" w:rsidRPr="000828DB">
        <w:rPr>
          <w:rFonts w:ascii="Times New Roman" w:hAnsi="Times New Roman" w:cs="Times New Roman"/>
          <w:sz w:val="28"/>
          <w:szCs w:val="28"/>
        </w:rPr>
        <w:t xml:space="preserve">, объектно-ориентированные и универсальные возможности </w:t>
      </w:r>
      <w:r w:rsidR="000828DB">
        <w:rPr>
          <w:rFonts w:ascii="Times New Roman" w:hAnsi="Times New Roman" w:cs="Times New Roman"/>
          <w:sz w:val="28"/>
          <w:szCs w:val="28"/>
        </w:rPr>
        <w:t xml:space="preserve">для </w:t>
      </w:r>
      <w:r w:rsidR="000828DB" w:rsidRPr="000828DB">
        <w:rPr>
          <w:rFonts w:ascii="Times New Roman" w:hAnsi="Times New Roman" w:cs="Times New Roman"/>
          <w:sz w:val="28"/>
          <w:szCs w:val="28"/>
        </w:rPr>
        <w:t>программирован</w:t>
      </w:r>
      <w:r w:rsidR="000828DB">
        <w:rPr>
          <w:rFonts w:ascii="Times New Roman" w:hAnsi="Times New Roman" w:cs="Times New Roman"/>
          <w:sz w:val="28"/>
          <w:szCs w:val="28"/>
        </w:rPr>
        <w:t>ия, а также предоставляет средства</w:t>
      </w:r>
      <w:r w:rsidR="000828DB" w:rsidRPr="000828DB">
        <w:rPr>
          <w:rFonts w:ascii="Times New Roman" w:hAnsi="Times New Roman" w:cs="Times New Roman"/>
          <w:sz w:val="28"/>
          <w:szCs w:val="28"/>
        </w:rPr>
        <w:t xml:space="preserve"> для низкоуровневых манипуляций с памят</w:t>
      </w:r>
      <w:r w:rsidR="000828DB">
        <w:rPr>
          <w:rFonts w:ascii="Times New Roman" w:hAnsi="Times New Roman" w:cs="Times New Roman"/>
          <w:sz w:val="28"/>
          <w:szCs w:val="28"/>
        </w:rPr>
        <w:t xml:space="preserve">ью. </w:t>
      </w:r>
      <w:r w:rsidR="000828DB" w:rsidRPr="000828DB">
        <w:rPr>
          <w:rFonts w:ascii="Times New Roman" w:hAnsi="Times New Roman" w:cs="Times New Roman"/>
          <w:sz w:val="28"/>
          <w:szCs w:val="28"/>
        </w:rPr>
        <w:t>Он был разработан с уклоном в сторону системного программирования</w:t>
      </w:r>
      <w:r w:rsidR="000828DB">
        <w:rPr>
          <w:rFonts w:ascii="Times New Roman" w:hAnsi="Times New Roman" w:cs="Times New Roman"/>
          <w:sz w:val="28"/>
          <w:szCs w:val="28"/>
        </w:rPr>
        <w:t>,</w:t>
      </w:r>
      <w:r w:rsidR="000828DB" w:rsidRPr="000828DB">
        <w:rPr>
          <w:rFonts w:ascii="Times New Roman" w:hAnsi="Times New Roman" w:cs="Times New Roman"/>
          <w:sz w:val="28"/>
          <w:szCs w:val="28"/>
        </w:rPr>
        <w:t xml:space="preserve"> </w:t>
      </w:r>
      <w:r w:rsidR="000828DB">
        <w:rPr>
          <w:rFonts w:ascii="Times New Roman" w:hAnsi="Times New Roman" w:cs="Times New Roman"/>
          <w:sz w:val="28"/>
          <w:szCs w:val="28"/>
        </w:rPr>
        <w:t>для</w:t>
      </w:r>
      <w:r w:rsidR="000828DB" w:rsidRPr="000828DB">
        <w:rPr>
          <w:rFonts w:ascii="Times New Roman" w:hAnsi="Times New Roman" w:cs="Times New Roman"/>
          <w:sz w:val="28"/>
          <w:szCs w:val="28"/>
        </w:rPr>
        <w:t xml:space="preserve"> </w:t>
      </w:r>
      <w:r w:rsidR="000828DB">
        <w:rPr>
          <w:rFonts w:ascii="Times New Roman" w:hAnsi="Times New Roman" w:cs="Times New Roman"/>
          <w:sz w:val="28"/>
          <w:szCs w:val="28"/>
        </w:rPr>
        <w:t xml:space="preserve">больших, </w:t>
      </w:r>
      <w:r w:rsidR="000828DB" w:rsidRPr="000828DB">
        <w:rPr>
          <w:rFonts w:ascii="Times New Roman" w:hAnsi="Times New Roman" w:cs="Times New Roman"/>
          <w:sz w:val="28"/>
          <w:szCs w:val="28"/>
        </w:rPr>
        <w:t>встр</w:t>
      </w:r>
      <w:r w:rsidR="000828DB">
        <w:rPr>
          <w:rFonts w:ascii="Times New Roman" w:hAnsi="Times New Roman" w:cs="Times New Roman"/>
          <w:sz w:val="28"/>
          <w:szCs w:val="28"/>
        </w:rPr>
        <w:t>аиваемых</w:t>
      </w:r>
      <w:r w:rsidR="000828DB" w:rsidRPr="000828DB">
        <w:rPr>
          <w:rFonts w:ascii="Times New Roman" w:hAnsi="Times New Roman" w:cs="Times New Roman"/>
          <w:sz w:val="28"/>
          <w:szCs w:val="28"/>
        </w:rPr>
        <w:t>,</w:t>
      </w:r>
      <w:r w:rsidR="000828DB">
        <w:rPr>
          <w:rFonts w:ascii="Times New Roman" w:hAnsi="Times New Roman" w:cs="Times New Roman"/>
          <w:sz w:val="28"/>
          <w:szCs w:val="28"/>
        </w:rPr>
        <w:t xml:space="preserve"> и систем</w:t>
      </w:r>
      <w:r w:rsidR="000828DB" w:rsidRPr="000828DB">
        <w:rPr>
          <w:rFonts w:ascii="Times New Roman" w:hAnsi="Times New Roman" w:cs="Times New Roman"/>
          <w:sz w:val="28"/>
          <w:szCs w:val="28"/>
        </w:rPr>
        <w:t xml:space="preserve"> с ограниченными ресурсами</w:t>
      </w:r>
      <w:r w:rsidR="000828DB">
        <w:rPr>
          <w:rFonts w:ascii="Times New Roman" w:hAnsi="Times New Roman" w:cs="Times New Roman"/>
          <w:sz w:val="28"/>
          <w:szCs w:val="28"/>
        </w:rPr>
        <w:t>.</w:t>
      </w:r>
      <w:r w:rsidR="000828DB" w:rsidRPr="000828DB">
        <w:rPr>
          <w:rFonts w:ascii="Times New Roman" w:hAnsi="Times New Roman" w:cs="Times New Roman"/>
          <w:sz w:val="28"/>
          <w:szCs w:val="28"/>
        </w:rPr>
        <w:t xml:space="preserve"> </w:t>
      </w:r>
      <w:r w:rsidR="000828DB">
        <w:rPr>
          <w:rFonts w:ascii="Times New Roman" w:hAnsi="Times New Roman" w:cs="Times New Roman"/>
          <w:sz w:val="28"/>
          <w:szCs w:val="28"/>
        </w:rPr>
        <w:t>С точки зрения</w:t>
      </w:r>
      <w:r w:rsidR="000828DB" w:rsidRPr="000828DB">
        <w:rPr>
          <w:rFonts w:ascii="Times New Roman" w:hAnsi="Times New Roman" w:cs="Times New Roman"/>
          <w:sz w:val="28"/>
          <w:szCs w:val="28"/>
        </w:rPr>
        <w:t xml:space="preserve"> производительности, эффективности и гибкости использования, </w:t>
      </w:r>
      <w:r w:rsidR="000828DB">
        <w:rPr>
          <w:rFonts w:ascii="Times New Roman" w:hAnsi="Times New Roman" w:cs="Times New Roman"/>
          <w:sz w:val="28"/>
          <w:szCs w:val="28"/>
        </w:rPr>
        <w:t>этот язык практически идеален</w:t>
      </w:r>
      <w:r w:rsidR="000828DB" w:rsidRPr="000828DB">
        <w:rPr>
          <w:rFonts w:ascii="Times New Roman" w:hAnsi="Times New Roman" w:cs="Times New Roman"/>
          <w:sz w:val="28"/>
          <w:szCs w:val="28"/>
        </w:rPr>
        <w:t xml:space="preserve">. </w:t>
      </w:r>
      <w:r w:rsidR="0030209C" w:rsidRPr="0030209C">
        <w:rPr>
          <w:rFonts w:ascii="Times New Roman" w:hAnsi="Times New Roman" w:cs="Times New Roman"/>
          <w:sz w:val="28"/>
          <w:szCs w:val="28"/>
        </w:rPr>
        <w:t>Многие другие языки программирования были</w:t>
      </w:r>
      <w:r w:rsidR="0030209C">
        <w:rPr>
          <w:rFonts w:ascii="Times New Roman" w:hAnsi="Times New Roman" w:cs="Times New Roman"/>
          <w:sz w:val="28"/>
          <w:szCs w:val="28"/>
        </w:rPr>
        <w:t xml:space="preserve"> созданы</w:t>
      </w:r>
      <w:r w:rsidR="0030209C" w:rsidRPr="0030209C">
        <w:rPr>
          <w:rFonts w:ascii="Times New Roman" w:hAnsi="Times New Roman" w:cs="Times New Roman"/>
          <w:sz w:val="28"/>
          <w:szCs w:val="28"/>
        </w:rPr>
        <w:t xml:space="preserve"> под влиянием </w:t>
      </w:r>
      <w:r w:rsidR="0030209C">
        <w:rPr>
          <w:rFonts w:ascii="Times New Roman" w:hAnsi="Times New Roman" w:cs="Times New Roman"/>
          <w:sz w:val="28"/>
          <w:szCs w:val="28"/>
          <w:lang w:val="en-US"/>
        </w:rPr>
        <w:t>C</w:t>
      </w:r>
      <w:r w:rsidR="0030209C" w:rsidRPr="0030209C">
        <w:rPr>
          <w:rFonts w:ascii="Times New Roman" w:hAnsi="Times New Roman" w:cs="Times New Roman"/>
          <w:sz w:val="28"/>
          <w:szCs w:val="28"/>
        </w:rPr>
        <w:t>++, включая</w:t>
      </w:r>
      <w:r w:rsidR="0030209C">
        <w:rPr>
          <w:rFonts w:ascii="Times New Roman" w:hAnsi="Times New Roman" w:cs="Times New Roman"/>
          <w:sz w:val="28"/>
          <w:szCs w:val="28"/>
        </w:rPr>
        <w:t xml:space="preserve"> такие известные, как C#, </w:t>
      </w:r>
      <w:r w:rsidR="0030209C">
        <w:rPr>
          <w:rFonts w:ascii="Times New Roman" w:hAnsi="Times New Roman" w:cs="Times New Roman"/>
          <w:sz w:val="28"/>
          <w:szCs w:val="28"/>
          <w:lang w:val="en-US"/>
        </w:rPr>
        <w:t>D</w:t>
      </w:r>
      <w:r w:rsidR="0030209C" w:rsidRPr="0030209C">
        <w:rPr>
          <w:rFonts w:ascii="Times New Roman" w:hAnsi="Times New Roman" w:cs="Times New Roman"/>
          <w:sz w:val="28"/>
          <w:szCs w:val="28"/>
        </w:rPr>
        <w:t xml:space="preserve">, </w:t>
      </w:r>
      <w:proofErr w:type="spellStart"/>
      <w:r w:rsidR="0030209C" w:rsidRPr="0030209C">
        <w:rPr>
          <w:rFonts w:ascii="Times New Roman" w:hAnsi="Times New Roman" w:cs="Times New Roman"/>
          <w:sz w:val="28"/>
          <w:szCs w:val="28"/>
        </w:rPr>
        <w:t>Java</w:t>
      </w:r>
      <w:proofErr w:type="spellEnd"/>
      <w:r w:rsidR="0030209C" w:rsidRPr="0030209C">
        <w:rPr>
          <w:rFonts w:ascii="Times New Roman" w:hAnsi="Times New Roman" w:cs="Times New Roman"/>
          <w:sz w:val="28"/>
          <w:szCs w:val="28"/>
        </w:rPr>
        <w:t xml:space="preserve"> и </w:t>
      </w:r>
      <w:r w:rsidR="0030209C">
        <w:rPr>
          <w:rFonts w:ascii="Times New Roman" w:hAnsi="Times New Roman" w:cs="Times New Roman"/>
          <w:sz w:val="28"/>
          <w:szCs w:val="28"/>
        </w:rPr>
        <w:t>новые версии</w:t>
      </w:r>
      <w:r w:rsidR="0030209C" w:rsidRPr="0030209C">
        <w:rPr>
          <w:rFonts w:ascii="Times New Roman" w:hAnsi="Times New Roman" w:cs="Times New Roman"/>
          <w:sz w:val="28"/>
          <w:szCs w:val="28"/>
        </w:rPr>
        <w:t xml:space="preserve"> С.</w:t>
      </w:r>
    </w:p>
    <w:p w14:paraId="43A376F7" w14:textId="2C9C8A02" w:rsidR="00C0402C" w:rsidRPr="009A71C8" w:rsidRDefault="0030209C" w:rsidP="00382C2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История этого языка программирования начинается с</w:t>
      </w:r>
      <w:r w:rsidR="00BA576B">
        <w:rPr>
          <w:rFonts w:ascii="Times New Roman" w:hAnsi="Times New Roman" w:cs="Times New Roman"/>
          <w:sz w:val="28"/>
          <w:szCs w:val="28"/>
        </w:rPr>
        <w:t xml:space="preserve"> 1979 года</w:t>
      </w:r>
      <w:r w:rsidRPr="0030209C">
        <w:rPr>
          <w:rFonts w:ascii="Times New Roman" w:hAnsi="Times New Roman" w:cs="Times New Roman"/>
          <w:sz w:val="28"/>
          <w:szCs w:val="28"/>
        </w:rPr>
        <w:t>,</w:t>
      </w:r>
      <w:r w:rsidR="00BA576B">
        <w:rPr>
          <w:rFonts w:ascii="Times New Roman" w:hAnsi="Times New Roman" w:cs="Times New Roman"/>
          <w:sz w:val="28"/>
          <w:szCs w:val="28"/>
        </w:rPr>
        <w:t xml:space="preserve"> когда</w:t>
      </w:r>
      <w:r w:rsidRPr="0030209C">
        <w:rPr>
          <w:rFonts w:ascii="Times New Roman" w:hAnsi="Times New Roman" w:cs="Times New Roman"/>
          <w:sz w:val="28"/>
          <w:szCs w:val="28"/>
        </w:rPr>
        <w:t xml:space="preserve"> Бьярне Страуструп, датский </w:t>
      </w:r>
      <w:r w:rsidR="00BA576B">
        <w:rPr>
          <w:rFonts w:ascii="Times New Roman" w:hAnsi="Times New Roman" w:cs="Times New Roman"/>
          <w:sz w:val="28"/>
          <w:szCs w:val="28"/>
        </w:rPr>
        <w:t>компьютерный специалист</w:t>
      </w:r>
      <w:r w:rsidRPr="0030209C">
        <w:rPr>
          <w:rFonts w:ascii="Times New Roman" w:hAnsi="Times New Roman" w:cs="Times New Roman"/>
          <w:sz w:val="28"/>
          <w:szCs w:val="28"/>
        </w:rPr>
        <w:t>, начал работать над</w:t>
      </w:r>
      <w:r w:rsidR="00BA576B">
        <w:rPr>
          <w:rFonts w:ascii="Times New Roman" w:hAnsi="Times New Roman" w:cs="Times New Roman"/>
          <w:sz w:val="28"/>
          <w:szCs w:val="28"/>
        </w:rPr>
        <w:t xml:space="preserve"> языком с названием «Си с классами»</w:t>
      </w:r>
      <w:r w:rsidRPr="0030209C">
        <w:rPr>
          <w:rFonts w:ascii="Times New Roman" w:hAnsi="Times New Roman" w:cs="Times New Roman"/>
          <w:sz w:val="28"/>
          <w:szCs w:val="28"/>
        </w:rPr>
        <w:t>, предшественник</w:t>
      </w:r>
      <w:r w:rsidR="00BA576B">
        <w:rPr>
          <w:rFonts w:ascii="Times New Roman" w:hAnsi="Times New Roman" w:cs="Times New Roman"/>
          <w:sz w:val="28"/>
          <w:szCs w:val="28"/>
        </w:rPr>
        <w:t>ом C++.</w:t>
      </w:r>
      <w:r w:rsidRPr="0030209C">
        <w:rPr>
          <w:rFonts w:ascii="Times New Roman" w:hAnsi="Times New Roman" w:cs="Times New Roman"/>
          <w:sz w:val="28"/>
          <w:szCs w:val="28"/>
        </w:rPr>
        <w:t xml:space="preserve"> Страуструп обнаружил, что </w:t>
      </w:r>
      <w:r w:rsidR="00BA576B">
        <w:rPr>
          <w:rFonts w:ascii="Times New Roman" w:hAnsi="Times New Roman" w:cs="Times New Roman"/>
          <w:sz w:val="28"/>
          <w:szCs w:val="28"/>
        </w:rPr>
        <w:t xml:space="preserve">язык программирования </w:t>
      </w:r>
      <w:proofErr w:type="spellStart"/>
      <w:r w:rsidR="00BA576B">
        <w:rPr>
          <w:rFonts w:ascii="Times New Roman" w:hAnsi="Times New Roman" w:cs="Times New Roman"/>
          <w:sz w:val="28"/>
          <w:szCs w:val="28"/>
          <w:lang w:val="en-US"/>
        </w:rPr>
        <w:t>Simula</w:t>
      </w:r>
      <w:proofErr w:type="spellEnd"/>
      <w:r w:rsidR="00BA576B">
        <w:rPr>
          <w:rFonts w:ascii="Times New Roman" w:hAnsi="Times New Roman" w:cs="Times New Roman"/>
          <w:sz w:val="28"/>
          <w:szCs w:val="28"/>
        </w:rPr>
        <w:t xml:space="preserve"> имее</w:t>
      </w:r>
      <w:r w:rsidRPr="0030209C">
        <w:rPr>
          <w:rFonts w:ascii="Times New Roman" w:hAnsi="Times New Roman" w:cs="Times New Roman"/>
          <w:sz w:val="28"/>
          <w:szCs w:val="28"/>
        </w:rPr>
        <w:t xml:space="preserve">т особенности, которые были очень полезны для крупных разработчиков программного обеспечения, но язык был слишком медленным для практического использования, </w:t>
      </w:r>
      <w:r w:rsidR="00BA576B">
        <w:rPr>
          <w:rFonts w:ascii="Times New Roman" w:hAnsi="Times New Roman" w:cs="Times New Roman"/>
          <w:sz w:val="28"/>
          <w:szCs w:val="28"/>
        </w:rPr>
        <w:t>в то время как</w:t>
      </w:r>
      <w:r w:rsidR="000F4A5A">
        <w:rPr>
          <w:rFonts w:ascii="Times New Roman" w:hAnsi="Times New Roman" w:cs="Times New Roman"/>
          <w:sz w:val="28"/>
          <w:szCs w:val="28"/>
        </w:rPr>
        <w:t>, например,</w:t>
      </w:r>
      <w:r w:rsidR="00BA576B">
        <w:rPr>
          <w:rFonts w:ascii="Times New Roman" w:hAnsi="Times New Roman" w:cs="Times New Roman"/>
          <w:sz w:val="28"/>
          <w:szCs w:val="28"/>
        </w:rPr>
        <w:t xml:space="preserve"> язык </w:t>
      </w:r>
      <w:r w:rsidR="00BA576B">
        <w:rPr>
          <w:rFonts w:ascii="Times New Roman" w:hAnsi="Times New Roman" w:cs="Times New Roman"/>
          <w:sz w:val="28"/>
          <w:szCs w:val="28"/>
          <w:lang w:val="en-US"/>
        </w:rPr>
        <w:t>BCPL</w:t>
      </w:r>
      <w:r w:rsidR="00BA576B" w:rsidRPr="00BA576B">
        <w:rPr>
          <w:rFonts w:ascii="Times New Roman" w:hAnsi="Times New Roman" w:cs="Times New Roman"/>
          <w:sz w:val="28"/>
          <w:szCs w:val="28"/>
        </w:rPr>
        <w:t xml:space="preserve"> </w:t>
      </w:r>
      <w:r w:rsidR="00BA576B">
        <w:rPr>
          <w:rFonts w:ascii="Times New Roman" w:hAnsi="Times New Roman" w:cs="Times New Roman"/>
          <w:sz w:val="28"/>
          <w:szCs w:val="28"/>
        </w:rPr>
        <w:t>являлся очень быстрым языком</w:t>
      </w:r>
      <w:r w:rsidRPr="0030209C">
        <w:rPr>
          <w:rFonts w:ascii="Times New Roman" w:hAnsi="Times New Roman" w:cs="Times New Roman"/>
          <w:sz w:val="28"/>
          <w:szCs w:val="28"/>
        </w:rPr>
        <w:t xml:space="preserve">, но слишком низкого уровня, чтобы быть </w:t>
      </w:r>
      <w:r w:rsidR="000F4A5A">
        <w:rPr>
          <w:rFonts w:ascii="Times New Roman" w:hAnsi="Times New Roman" w:cs="Times New Roman"/>
          <w:sz w:val="28"/>
          <w:szCs w:val="28"/>
        </w:rPr>
        <w:t xml:space="preserve">тогда </w:t>
      </w:r>
      <w:r w:rsidRPr="0030209C">
        <w:rPr>
          <w:rFonts w:ascii="Times New Roman" w:hAnsi="Times New Roman" w:cs="Times New Roman"/>
          <w:sz w:val="28"/>
          <w:szCs w:val="28"/>
        </w:rPr>
        <w:t xml:space="preserve">пригодным для </w:t>
      </w:r>
      <w:r w:rsidR="000F4A5A">
        <w:rPr>
          <w:rFonts w:ascii="Times New Roman" w:hAnsi="Times New Roman" w:cs="Times New Roman"/>
          <w:sz w:val="28"/>
          <w:szCs w:val="28"/>
        </w:rPr>
        <w:t>крупного</w:t>
      </w:r>
      <w:r w:rsidRPr="0030209C">
        <w:rPr>
          <w:rFonts w:ascii="Times New Roman" w:hAnsi="Times New Roman" w:cs="Times New Roman"/>
          <w:sz w:val="28"/>
          <w:szCs w:val="28"/>
        </w:rPr>
        <w:t xml:space="preserve"> развития программного обеспечения. </w:t>
      </w:r>
    </w:p>
    <w:p w14:paraId="7117CA2E" w14:textId="77777777" w:rsidR="00C0402C" w:rsidRDefault="00C0402C" w:rsidP="00C0402C">
      <w:pPr>
        <w:spacing w:after="0" w:line="360" w:lineRule="auto"/>
        <w:jc w:val="both"/>
        <w:rPr>
          <w:rFonts w:ascii="Times New Roman" w:hAnsi="Times New Roman" w:cs="Times New Roman"/>
          <w:sz w:val="28"/>
          <w:szCs w:val="28"/>
        </w:rPr>
      </w:pPr>
    </w:p>
    <w:p w14:paraId="38B4287E" w14:textId="0C672EF2" w:rsidR="00C0402C" w:rsidRDefault="00C0402C" w:rsidP="00C0402C">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3.</w:t>
      </w:r>
      <w:r w:rsidR="00D5064A">
        <w:rPr>
          <w:rFonts w:ascii="Times New Roman" w:hAnsi="Times New Roman" w:cs="Times New Roman"/>
          <w:sz w:val="28"/>
          <w:szCs w:val="28"/>
        </w:rPr>
        <w:t>2</w:t>
      </w:r>
      <w:r>
        <w:rPr>
          <w:rFonts w:ascii="Times New Roman" w:hAnsi="Times New Roman" w:cs="Times New Roman"/>
          <w:sz w:val="28"/>
          <w:szCs w:val="28"/>
        </w:rPr>
        <w:t xml:space="preserve"> Алгоритм </w:t>
      </w:r>
      <w:r w:rsidR="00D5064A">
        <w:rPr>
          <w:rFonts w:ascii="Times New Roman" w:hAnsi="Times New Roman" w:cs="Times New Roman"/>
          <w:sz w:val="28"/>
          <w:szCs w:val="28"/>
        </w:rPr>
        <w:t xml:space="preserve">разработанной </w:t>
      </w:r>
      <w:r>
        <w:rPr>
          <w:rFonts w:ascii="Times New Roman" w:hAnsi="Times New Roman" w:cs="Times New Roman"/>
          <w:sz w:val="28"/>
          <w:szCs w:val="28"/>
        </w:rPr>
        <w:t>программы</w:t>
      </w:r>
    </w:p>
    <w:p w14:paraId="72824542" w14:textId="5D4257BE" w:rsidR="00C0402C" w:rsidRDefault="00C0402C" w:rsidP="00C0402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успешно</w:t>
      </w:r>
      <w:r w:rsidR="00D5064A">
        <w:rPr>
          <w:rFonts w:ascii="Times New Roman" w:hAnsi="Times New Roman" w:cs="Times New Roman"/>
          <w:sz w:val="28"/>
          <w:szCs w:val="28"/>
        </w:rPr>
        <w:t>го решения задачи был разработан алгоритм обработки, включающий необходимые этапы обработки изображения</w:t>
      </w:r>
      <w:r>
        <w:rPr>
          <w:rFonts w:ascii="Times New Roman" w:hAnsi="Times New Roman" w:cs="Times New Roman"/>
          <w:sz w:val="28"/>
          <w:szCs w:val="28"/>
        </w:rPr>
        <w:t xml:space="preserve">, основываясь на методах, описанных </w:t>
      </w:r>
      <w:r w:rsidR="00D5064A">
        <w:rPr>
          <w:rFonts w:ascii="Times New Roman" w:hAnsi="Times New Roman" w:cs="Times New Roman"/>
          <w:sz w:val="28"/>
          <w:szCs w:val="28"/>
        </w:rPr>
        <w:t>в Главе 2</w:t>
      </w:r>
      <w:r>
        <w:rPr>
          <w:rFonts w:ascii="Times New Roman" w:hAnsi="Times New Roman" w:cs="Times New Roman"/>
          <w:sz w:val="28"/>
          <w:szCs w:val="28"/>
        </w:rPr>
        <w:t xml:space="preserve">. </w:t>
      </w:r>
      <w:r w:rsidR="00D5064A">
        <w:rPr>
          <w:rFonts w:ascii="Times New Roman" w:hAnsi="Times New Roman" w:cs="Times New Roman"/>
          <w:sz w:val="28"/>
          <w:szCs w:val="28"/>
        </w:rPr>
        <w:t xml:space="preserve">Для решения задачи необходимо </w:t>
      </w:r>
      <w:r>
        <w:rPr>
          <w:rFonts w:ascii="Times New Roman" w:hAnsi="Times New Roman" w:cs="Times New Roman"/>
          <w:sz w:val="28"/>
          <w:szCs w:val="28"/>
        </w:rPr>
        <w:t xml:space="preserve">обработать кадр с видео таким образом, чтобы </w:t>
      </w:r>
      <w:r w:rsidR="00D5064A">
        <w:rPr>
          <w:rFonts w:ascii="Times New Roman" w:hAnsi="Times New Roman" w:cs="Times New Roman"/>
          <w:sz w:val="28"/>
          <w:szCs w:val="28"/>
        </w:rPr>
        <w:t xml:space="preserve">после обработки можно было автоматически принять решение о направлении </w:t>
      </w:r>
      <w:r>
        <w:rPr>
          <w:rFonts w:ascii="Times New Roman" w:hAnsi="Times New Roman" w:cs="Times New Roman"/>
          <w:sz w:val="28"/>
          <w:szCs w:val="28"/>
        </w:rPr>
        <w:t xml:space="preserve">направить </w:t>
      </w:r>
      <w:r w:rsidR="00D5064A">
        <w:rPr>
          <w:rFonts w:ascii="Times New Roman" w:hAnsi="Times New Roman" w:cs="Times New Roman"/>
          <w:sz w:val="28"/>
          <w:szCs w:val="28"/>
        </w:rPr>
        <w:t xml:space="preserve">автономного транспортного средства </w:t>
      </w:r>
      <w:r>
        <w:rPr>
          <w:rFonts w:ascii="Times New Roman" w:hAnsi="Times New Roman" w:cs="Times New Roman"/>
          <w:sz w:val="28"/>
          <w:szCs w:val="28"/>
        </w:rPr>
        <w:t>в нужную сторону. Блок схема алгоритма представлена ниже:</w:t>
      </w:r>
    </w:p>
    <w:p w14:paraId="0AA7ECDE" w14:textId="77777777" w:rsidR="00C0402C" w:rsidRPr="00D5064A" w:rsidRDefault="00C0402C" w:rsidP="00C0402C">
      <w:pPr>
        <w:spacing w:after="0" w:line="360" w:lineRule="auto"/>
        <w:ind w:firstLine="708"/>
        <w:jc w:val="both"/>
        <w:rPr>
          <w:rFonts w:ascii="Times New Roman" w:hAnsi="Times New Roman" w:cs="Times New Roman"/>
          <w:i/>
          <w:sz w:val="28"/>
          <w:szCs w:val="28"/>
        </w:rPr>
      </w:pPr>
      <w:r w:rsidRPr="00D5064A">
        <w:rPr>
          <w:rFonts w:ascii="Times New Roman" w:hAnsi="Times New Roman" w:cs="Times New Roman"/>
          <w:i/>
          <w:sz w:val="28"/>
          <w:szCs w:val="28"/>
        </w:rPr>
        <w:t>(</w:t>
      </w:r>
      <w:r>
        <w:rPr>
          <w:rFonts w:ascii="Times New Roman" w:hAnsi="Times New Roman" w:cs="Times New Roman"/>
          <w:i/>
          <w:sz w:val="28"/>
          <w:szCs w:val="28"/>
        </w:rPr>
        <w:t>БЛОКСХЕМА АЛГОРИТМА)</w:t>
      </w:r>
    </w:p>
    <w:p w14:paraId="6736A5BC" w14:textId="77777777" w:rsidR="00C0402C" w:rsidRPr="00D5064A" w:rsidRDefault="00C0402C" w:rsidP="00C0402C">
      <w:pPr>
        <w:spacing w:after="0" w:line="360" w:lineRule="auto"/>
        <w:ind w:firstLine="708"/>
        <w:jc w:val="both"/>
        <w:rPr>
          <w:rFonts w:ascii="Times New Roman" w:hAnsi="Times New Roman" w:cs="Times New Roman"/>
          <w:i/>
          <w:sz w:val="28"/>
          <w:szCs w:val="28"/>
        </w:rPr>
      </w:pPr>
    </w:p>
    <w:p w14:paraId="36811A21" w14:textId="77777777" w:rsidR="00A74431" w:rsidRDefault="00C0402C" w:rsidP="00A74431">
      <w:pPr>
        <w:spacing w:after="0" w:line="360" w:lineRule="auto"/>
        <w:ind w:firstLine="708"/>
        <w:jc w:val="both"/>
        <w:rPr>
          <w:ins w:id="8" w:author="Леонид Шатунов" w:date="2017-05-31T17:07:00Z"/>
          <w:rFonts w:ascii="Times New Roman" w:hAnsi="Times New Roman" w:cs="Times New Roman"/>
          <w:sz w:val="28"/>
          <w:szCs w:val="28"/>
        </w:rPr>
      </w:pPr>
      <w:r>
        <w:rPr>
          <w:rFonts w:ascii="Times New Roman" w:hAnsi="Times New Roman" w:cs="Times New Roman"/>
          <w:sz w:val="28"/>
          <w:szCs w:val="28"/>
        </w:rPr>
        <w:lastRenderedPageBreak/>
        <w:t>Первым шагом необходимо выделить кадр из видео. Это можно сделать как из потокового видео в реальном времени, так и из заготовленного предварительно видеофайла</w:t>
      </w:r>
      <w:r w:rsidR="00D5064A">
        <w:rPr>
          <w:rFonts w:ascii="Times New Roman" w:hAnsi="Times New Roman" w:cs="Times New Roman"/>
          <w:sz w:val="28"/>
          <w:szCs w:val="28"/>
        </w:rPr>
        <w:t xml:space="preserve"> (для задач тестирования алгоритма и программы)</w:t>
      </w:r>
      <w:r w:rsidR="00A74431">
        <w:rPr>
          <w:rFonts w:ascii="Times New Roman" w:hAnsi="Times New Roman" w:cs="Times New Roman"/>
          <w:sz w:val="28"/>
          <w:szCs w:val="28"/>
        </w:rPr>
        <w:t>.</w:t>
      </w:r>
    </w:p>
    <w:p w14:paraId="3513F32D" w14:textId="4F584463" w:rsidR="00382C2A" w:rsidRDefault="00382C2A" w:rsidP="00A74431">
      <w:pPr>
        <w:spacing w:after="0" w:line="360" w:lineRule="auto"/>
        <w:ind w:firstLine="708"/>
        <w:jc w:val="both"/>
        <w:rPr>
          <w:rFonts w:ascii="Times New Roman" w:hAnsi="Times New Roman" w:cs="Times New Roman"/>
          <w:sz w:val="28"/>
          <w:szCs w:val="28"/>
        </w:rPr>
      </w:pPr>
      <w:ins w:id="9" w:author="Леонид Шатунов" w:date="2017-05-31T17:08:00Z">
        <w:r>
          <w:rPr>
            <w:rFonts w:ascii="Times New Roman" w:hAnsi="Times New Roman" w:cs="Times New Roman"/>
            <w:noProof/>
            <w:sz w:val="28"/>
            <w:szCs w:val="28"/>
            <w:lang w:eastAsia="ru-RU"/>
          </w:rPr>
          <w:drawing>
            <wp:inline distT="0" distB="0" distL="0" distR="0" wp14:anchorId="00335A94" wp14:editId="27C972D8">
              <wp:extent cx="5040000" cy="2913960"/>
              <wp:effectExtent l="0" t="0" r="8255" b="1270"/>
              <wp:docPr id="10" name="Рисунок 10" descr="C:\Users\Леонид\Downloads\Telegram Desktop\photo_2017-05-31_17-0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еонид\Downloads\Telegram Desktop\photo_2017-05-31_17-08-0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000" cy="2913960"/>
                      </a:xfrm>
                      <a:prstGeom prst="rect">
                        <a:avLst/>
                      </a:prstGeom>
                      <a:noFill/>
                      <a:ln>
                        <a:noFill/>
                      </a:ln>
                    </pic:spPr>
                  </pic:pic>
                </a:graphicData>
              </a:graphic>
            </wp:inline>
          </w:drawing>
        </w:r>
      </w:ins>
    </w:p>
    <w:p w14:paraId="11D42EFF" w14:textId="77777777" w:rsidR="00A74431" w:rsidRDefault="00A74431" w:rsidP="00A74431">
      <w:pPr>
        <w:spacing w:after="0" w:line="360" w:lineRule="auto"/>
        <w:ind w:firstLine="708"/>
        <w:jc w:val="both"/>
        <w:rPr>
          <w:ins w:id="10" w:author="Леонид Шатунов" w:date="2017-05-31T17:11:00Z"/>
          <w:rFonts w:ascii="Times New Roman" w:hAnsi="Times New Roman" w:cs="Times New Roman"/>
          <w:sz w:val="28"/>
          <w:szCs w:val="28"/>
        </w:rPr>
      </w:pPr>
      <w:r>
        <w:rPr>
          <w:rFonts w:ascii="Times New Roman" w:hAnsi="Times New Roman" w:cs="Times New Roman"/>
          <w:sz w:val="28"/>
          <w:szCs w:val="28"/>
        </w:rPr>
        <w:t xml:space="preserve">Выделив кадр, мы получаем изображение для обработки. Чтобы выполнить дальнейшие преобразования необходимо перевести изображение в градации серого и уменьшить его для быстроты </w:t>
      </w:r>
      <w:commentRangeStart w:id="11"/>
      <w:r>
        <w:rPr>
          <w:rFonts w:ascii="Times New Roman" w:hAnsi="Times New Roman" w:cs="Times New Roman"/>
          <w:sz w:val="28"/>
          <w:szCs w:val="28"/>
        </w:rPr>
        <w:t>обработки</w:t>
      </w:r>
      <w:commentRangeEnd w:id="11"/>
      <w:r w:rsidR="009C64CF">
        <w:rPr>
          <w:rStyle w:val="a8"/>
        </w:rPr>
        <w:commentReference w:id="11"/>
      </w:r>
      <w:r>
        <w:rPr>
          <w:rFonts w:ascii="Times New Roman" w:hAnsi="Times New Roman" w:cs="Times New Roman"/>
          <w:sz w:val="28"/>
          <w:szCs w:val="28"/>
        </w:rPr>
        <w:t>.</w:t>
      </w:r>
    </w:p>
    <w:p w14:paraId="15D1E667" w14:textId="0510AFCD" w:rsidR="00382C2A" w:rsidRDefault="00382C2A" w:rsidP="00A74431">
      <w:pPr>
        <w:spacing w:after="0" w:line="360" w:lineRule="auto"/>
        <w:ind w:firstLine="708"/>
        <w:jc w:val="both"/>
        <w:rPr>
          <w:rFonts w:ascii="Times New Roman" w:hAnsi="Times New Roman" w:cs="Times New Roman"/>
          <w:sz w:val="28"/>
          <w:szCs w:val="28"/>
        </w:rPr>
      </w:pPr>
      <w:ins w:id="12" w:author="Леонид Шатунов" w:date="2017-05-31T17:11:00Z">
        <w:r>
          <w:rPr>
            <w:rFonts w:ascii="Times New Roman" w:hAnsi="Times New Roman" w:cs="Times New Roman"/>
            <w:noProof/>
            <w:sz w:val="28"/>
            <w:szCs w:val="28"/>
            <w:lang w:eastAsia="ru-RU"/>
          </w:rPr>
          <w:drawing>
            <wp:inline distT="0" distB="0" distL="0" distR="0" wp14:anchorId="3B892A7F" wp14:editId="5877B2E5">
              <wp:extent cx="5040000" cy="2913960"/>
              <wp:effectExtent l="0" t="0" r="8255" b="1270"/>
              <wp:docPr id="11" name="Рисунок 11" descr="C:\Users\Леонид\Downloads\Telegram Desktop\photo_2017-05-31_17-0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Леонид\Downloads\Telegram Desktop\photo_2017-05-31_17-08-0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2913960"/>
                      </a:xfrm>
                      <a:prstGeom prst="rect">
                        <a:avLst/>
                      </a:prstGeom>
                      <a:noFill/>
                      <a:ln>
                        <a:noFill/>
                      </a:ln>
                    </pic:spPr>
                  </pic:pic>
                </a:graphicData>
              </a:graphic>
            </wp:inline>
          </w:drawing>
        </w:r>
      </w:ins>
    </w:p>
    <w:p w14:paraId="7CADD8E6" w14:textId="77777777" w:rsidR="009C64CF" w:rsidRDefault="00A74431" w:rsidP="00A74431">
      <w:pPr>
        <w:spacing w:after="0" w:line="360" w:lineRule="auto"/>
        <w:ind w:firstLine="708"/>
        <w:jc w:val="both"/>
        <w:rPr>
          <w:ins w:id="13" w:author="Леонид Шатунов" w:date="2017-05-31T17:11:00Z"/>
          <w:rFonts w:ascii="Times New Roman" w:hAnsi="Times New Roman" w:cs="Times New Roman"/>
          <w:sz w:val="28"/>
          <w:szCs w:val="28"/>
        </w:rPr>
      </w:pPr>
      <w:r>
        <w:rPr>
          <w:rFonts w:ascii="Times New Roman" w:hAnsi="Times New Roman" w:cs="Times New Roman"/>
          <w:sz w:val="28"/>
          <w:szCs w:val="28"/>
        </w:rPr>
        <w:t xml:space="preserve">Затем применяется Гауссово размытие для сглаживания границ </w:t>
      </w:r>
      <w:commentRangeStart w:id="14"/>
      <w:r>
        <w:rPr>
          <w:rFonts w:ascii="Times New Roman" w:hAnsi="Times New Roman" w:cs="Times New Roman"/>
          <w:sz w:val="28"/>
          <w:szCs w:val="28"/>
        </w:rPr>
        <w:t>объектов</w:t>
      </w:r>
      <w:commentRangeEnd w:id="14"/>
      <w:r w:rsidR="009C64CF">
        <w:rPr>
          <w:rStyle w:val="a8"/>
        </w:rPr>
        <w:commentReference w:id="14"/>
      </w:r>
      <w:ins w:id="15" w:author="Alexey (SUAI)" w:date="2017-05-30T23:28:00Z">
        <w:r w:rsidR="009C64CF">
          <w:rPr>
            <w:rFonts w:ascii="Times New Roman" w:hAnsi="Times New Roman" w:cs="Times New Roman"/>
            <w:sz w:val="28"/>
            <w:szCs w:val="28"/>
          </w:rPr>
          <w:t>.</w:t>
        </w:r>
      </w:ins>
    </w:p>
    <w:p w14:paraId="01FB32F0" w14:textId="1EA0532E" w:rsidR="00382C2A" w:rsidRDefault="00382C2A" w:rsidP="00A74431">
      <w:pPr>
        <w:spacing w:after="0" w:line="360" w:lineRule="auto"/>
        <w:ind w:firstLine="708"/>
        <w:jc w:val="both"/>
        <w:rPr>
          <w:ins w:id="16" w:author="Alexey (SUAI)" w:date="2017-05-30T23:28:00Z"/>
          <w:rFonts w:ascii="Times New Roman" w:hAnsi="Times New Roman" w:cs="Times New Roman"/>
          <w:sz w:val="28"/>
          <w:szCs w:val="28"/>
        </w:rPr>
      </w:pPr>
      <w:ins w:id="17" w:author="Леонид Шатунов" w:date="2017-05-31T17:11:00Z">
        <w:r>
          <w:rPr>
            <w:rFonts w:ascii="Times New Roman" w:hAnsi="Times New Roman" w:cs="Times New Roman"/>
            <w:noProof/>
            <w:sz w:val="28"/>
            <w:szCs w:val="28"/>
            <w:lang w:eastAsia="ru-RU"/>
          </w:rPr>
          <w:lastRenderedPageBreak/>
          <w:drawing>
            <wp:inline distT="0" distB="0" distL="0" distR="0" wp14:anchorId="5A13DA26" wp14:editId="6735B33E">
              <wp:extent cx="5040000" cy="2913962"/>
              <wp:effectExtent l="0" t="0" r="8255" b="1270"/>
              <wp:docPr id="12" name="Рисунок 12" descr="C:\Users\Леонид\Downloads\Telegram Desktop\photo_2017-05-31_17-0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Леонид\Downloads\Telegram Desktop\photo_2017-05-31_17-08-0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000" cy="2913962"/>
                      </a:xfrm>
                      <a:prstGeom prst="rect">
                        <a:avLst/>
                      </a:prstGeom>
                      <a:noFill/>
                      <a:ln>
                        <a:noFill/>
                      </a:ln>
                    </pic:spPr>
                  </pic:pic>
                </a:graphicData>
              </a:graphic>
            </wp:inline>
          </w:drawing>
        </w:r>
      </w:ins>
    </w:p>
    <w:p w14:paraId="141B994C" w14:textId="364F4872" w:rsidR="00A74431" w:rsidRDefault="00A74431" w:rsidP="00A74431">
      <w:pPr>
        <w:spacing w:after="0" w:line="360" w:lineRule="auto"/>
        <w:ind w:firstLine="708"/>
        <w:jc w:val="both"/>
        <w:rPr>
          <w:ins w:id="18" w:author="Леонид Шатунов" w:date="2017-05-31T17:12:00Z"/>
          <w:rFonts w:ascii="Times New Roman" w:hAnsi="Times New Roman" w:cs="Times New Roman"/>
          <w:sz w:val="28"/>
          <w:szCs w:val="28"/>
        </w:rPr>
      </w:pPr>
      <w:del w:id="19" w:author="Alexey (SUAI)" w:date="2017-05-30T23:29:00Z">
        <w:r w:rsidDel="009C64CF">
          <w:rPr>
            <w:rFonts w:ascii="Times New Roman" w:hAnsi="Times New Roman" w:cs="Times New Roman"/>
            <w:sz w:val="28"/>
            <w:szCs w:val="28"/>
          </w:rPr>
          <w:delText>,</w:delText>
        </w:r>
      </w:del>
      <w:r w:rsidR="009C64CF">
        <w:rPr>
          <w:rFonts w:ascii="Times New Roman" w:hAnsi="Times New Roman" w:cs="Times New Roman"/>
          <w:sz w:val="28"/>
          <w:szCs w:val="28"/>
        </w:rPr>
        <w:t xml:space="preserve">Затем применяется </w:t>
      </w:r>
      <w:r>
        <w:rPr>
          <w:rFonts w:ascii="Times New Roman" w:hAnsi="Times New Roman" w:cs="Times New Roman"/>
          <w:sz w:val="28"/>
          <w:szCs w:val="28"/>
        </w:rPr>
        <w:t xml:space="preserve">оператор </w:t>
      </w:r>
      <w:proofErr w:type="spellStart"/>
      <w:r>
        <w:rPr>
          <w:rFonts w:ascii="Times New Roman" w:hAnsi="Times New Roman" w:cs="Times New Roman"/>
          <w:sz w:val="28"/>
          <w:szCs w:val="28"/>
        </w:rPr>
        <w:t>Канни</w:t>
      </w:r>
      <w:proofErr w:type="spellEnd"/>
      <w:r>
        <w:rPr>
          <w:rFonts w:ascii="Times New Roman" w:hAnsi="Times New Roman" w:cs="Times New Roman"/>
          <w:sz w:val="28"/>
          <w:szCs w:val="28"/>
        </w:rPr>
        <w:t xml:space="preserve">, </w:t>
      </w:r>
      <w:r w:rsidR="009C64CF">
        <w:rPr>
          <w:rFonts w:ascii="Times New Roman" w:hAnsi="Times New Roman" w:cs="Times New Roman"/>
          <w:sz w:val="28"/>
          <w:szCs w:val="28"/>
        </w:rPr>
        <w:t>предназначенный для выделения границ. Размытие применяется для того, чтобы он</w:t>
      </w:r>
      <w:r>
        <w:rPr>
          <w:rFonts w:ascii="Times New Roman" w:hAnsi="Times New Roman" w:cs="Times New Roman"/>
          <w:sz w:val="28"/>
          <w:szCs w:val="28"/>
        </w:rPr>
        <w:t xml:space="preserve"> сработал более </w:t>
      </w:r>
      <w:commentRangeStart w:id="20"/>
      <w:r w:rsidR="009C64CF">
        <w:rPr>
          <w:rFonts w:ascii="Times New Roman" w:hAnsi="Times New Roman" w:cs="Times New Roman"/>
          <w:sz w:val="28"/>
          <w:szCs w:val="28"/>
        </w:rPr>
        <w:t>точно</w:t>
      </w:r>
      <w:r w:rsidR="009C64CF">
        <w:rPr>
          <w:rStyle w:val="a8"/>
        </w:rPr>
        <w:commentReference w:id="21"/>
      </w:r>
      <w:commentRangeEnd w:id="20"/>
      <w:r w:rsidR="009C64CF">
        <w:rPr>
          <w:rStyle w:val="a8"/>
        </w:rPr>
        <w:commentReference w:id="20"/>
      </w:r>
      <w:r>
        <w:rPr>
          <w:rFonts w:ascii="Times New Roman" w:hAnsi="Times New Roman" w:cs="Times New Roman"/>
          <w:sz w:val="28"/>
          <w:szCs w:val="28"/>
        </w:rPr>
        <w:t>.</w:t>
      </w:r>
    </w:p>
    <w:p w14:paraId="122A3FF9" w14:textId="6BE9F41A" w:rsidR="00382C2A" w:rsidRDefault="00382C2A" w:rsidP="00A74431">
      <w:pPr>
        <w:spacing w:after="0" w:line="360" w:lineRule="auto"/>
        <w:ind w:firstLine="708"/>
        <w:jc w:val="both"/>
        <w:rPr>
          <w:rFonts w:ascii="Times New Roman" w:hAnsi="Times New Roman" w:cs="Times New Roman"/>
          <w:sz w:val="28"/>
          <w:szCs w:val="28"/>
        </w:rPr>
      </w:pPr>
      <w:ins w:id="22" w:author="Леонид Шатунов" w:date="2017-05-31T17:12:00Z">
        <w:r>
          <w:rPr>
            <w:rFonts w:ascii="Times New Roman" w:hAnsi="Times New Roman" w:cs="Times New Roman"/>
            <w:noProof/>
            <w:sz w:val="28"/>
            <w:szCs w:val="28"/>
            <w:lang w:eastAsia="ru-RU"/>
          </w:rPr>
          <w:drawing>
            <wp:inline distT="0" distB="0" distL="0" distR="0" wp14:anchorId="5D1B7B19" wp14:editId="0977961C">
              <wp:extent cx="5040000" cy="2913960"/>
              <wp:effectExtent l="0" t="0" r="8255" b="1270"/>
              <wp:docPr id="13" name="Рисунок 13" descr="C:\Users\Леонид\Downloads\Telegram Desktop\photo_2017-05-31_17-0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Леонид\Downloads\Telegram Desktop\photo_2017-05-31_17-08-0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000" cy="2913960"/>
                      </a:xfrm>
                      <a:prstGeom prst="rect">
                        <a:avLst/>
                      </a:prstGeom>
                      <a:noFill/>
                      <a:ln>
                        <a:noFill/>
                      </a:ln>
                    </pic:spPr>
                  </pic:pic>
                </a:graphicData>
              </a:graphic>
            </wp:inline>
          </w:drawing>
        </w:r>
      </w:ins>
    </w:p>
    <w:p w14:paraId="01D4B5FB" w14:textId="77777777" w:rsidR="00A74431" w:rsidRDefault="00A74431" w:rsidP="00A74431">
      <w:pPr>
        <w:spacing w:after="0" w:line="360" w:lineRule="auto"/>
        <w:ind w:firstLine="708"/>
        <w:jc w:val="both"/>
        <w:rPr>
          <w:ins w:id="23" w:author="Леонид Шатунов" w:date="2017-05-31T17:13:00Z"/>
          <w:rFonts w:ascii="Times New Roman" w:hAnsi="Times New Roman" w:cs="Times New Roman"/>
          <w:sz w:val="28"/>
          <w:szCs w:val="28"/>
        </w:rPr>
      </w:pPr>
      <w:r>
        <w:rPr>
          <w:rFonts w:ascii="Times New Roman" w:hAnsi="Times New Roman" w:cs="Times New Roman"/>
          <w:sz w:val="28"/>
          <w:szCs w:val="28"/>
        </w:rPr>
        <w:t xml:space="preserve">Выделив границы объектов и переведя таким образом изображение в бинарный цвет, можно применить преобразование </w:t>
      </w:r>
      <w:proofErr w:type="spellStart"/>
      <w:r>
        <w:rPr>
          <w:rFonts w:ascii="Times New Roman" w:hAnsi="Times New Roman" w:cs="Times New Roman"/>
          <w:sz w:val="28"/>
          <w:szCs w:val="28"/>
        </w:rPr>
        <w:t>Хафа</w:t>
      </w:r>
      <w:proofErr w:type="spellEnd"/>
      <w:r>
        <w:rPr>
          <w:rFonts w:ascii="Times New Roman" w:hAnsi="Times New Roman" w:cs="Times New Roman"/>
          <w:sz w:val="28"/>
          <w:szCs w:val="28"/>
        </w:rPr>
        <w:t xml:space="preserve"> для поиска всех линий на изображении, которые собираются в </w:t>
      </w:r>
      <w:commentRangeStart w:id="24"/>
      <w:r>
        <w:rPr>
          <w:rFonts w:ascii="Times New Roman" w:hAnsi="Times New Roman" w:cs="Times New Roman"/>
          <w:sz w:val="28"/>
          <w:szCs w:val="28"/>
        </w:rPr>
        <w:t>массив</w:t>
      </w:r>
      <w:commentRangeEnd w:id="24"/>
      <w:r w:rsidR="009C64CF">
        <w:rPr>
          <w:rStyle w:val="a8"/>
        </w:rPr>
        <w:commentReference w:id="24"/>
      </w:r>
      <w:r>
        <w:rPr>
          <w:rFonts w:ascii="Times New Roman" w:hAnsi="Times New Roman" w:cs="Times New Roman"/>
          <w:sz w:val="28"/>
          <w:szCs w:val="28"/>
        </w:rPr>
        <w:t>.</w:t>
      </w:r>
    </w:p>
    <w:p w14:paraId="4BC65FFA" w14:textId="1554B2A0" w:rsidR="00382C2A" w:rsidRDefault="00382C2A" w:rsidP="00A74431">
      <w:pPr>
        <w:spacing w:after="0" w:line="360" w:lineRule="auto"/>
        <w:ind w:firstLine="708"/>
        <w:jc w:val="both"/>
        <w:rPr>
          <w:rFonts w:ascii="Times New Roman" w:hAnsi="Times New Roman" w:cs="Times New Roman"/>
          <w:sz w:val="28"/>
          <w:szCs w:val="28"/>
        </w:rPr>
      </w:pPr>
      <w:ins w:id="25" w:author="Леонид Шатунов" w:date="2017-05-31T17:13:00Z">
        <w:r>
          <w:rPr>
            <w:rFonts w:ascii="Times New Roman" w:hAnsi="Times New Roman" w:cs="Times New Roman"/>
            <w:noProof/>
            <w:sz w:val="28"/>
            <w:szCs w:val="28"/>
            <w:lang w:eastAsia="ru-RU"/>
          </w:rPr>
          <w:lastRenderedPageBreak/>
          <w:drawing>
            <wp:inline distT="0" distB="0" distL="0" distR="0" wp14:anchorId="625A3A24" wp14:editId="7579D186">
              <wp:extent cx="5040000" cy="2913959"/>
              <wp:effectExtent l="0" t="0" r="8255" b="1270"/>
              <wp:docPr id="14" name="Рисунок 14" descr="C:\Users\Леонид\Downloads\Telegram Desktop\photo_2017-05-31_17-0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Леонид\Downloads\Telegram Desktop\photo_2017-05-31_17-08-0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000" cy="2913959"/>
                      </a:xfrm>
                      <a:prstGeom prst="rect">
                        <a:avLst/>
                      </a:prstGeom>
                      <a:noFill/>
                      <a:ln>
                        <a:noFill/>
                      </a:ln>
                    </pic:spPr>
                  </pic:pic>
                </a:graphicData>
              </a:graphic>
            </wp:inline>
          </w:drawing>
        </w:r>
      </w:ins>
    </w:p>
    <w:p w14:paraId="58560898" w14:textId="77777777" w:rsidR="00A74431" w:rsidRDefault="00A74431" w:rsidP="00A74431">
      <w:pPr>
        <w:spacing w:after="0" w:line="360" w:lineRule="auto"/>
        <w:ind w:firstLine="708"/>
        <w:jc w:val="both"/>
        <w:rPr>
          <w:ins w:id="26" w:author="Леонид Шатунов" w:date="2017-05-31T17:13:00Z"/>
          <w:rFonts w:ascii="Times New Roman" w:hAnsi="Times New Roman" w:cs="Times New Roman"/>
          <w:sz w:val="28"/>
          <w:szCs w:val="28"/>
        </w:rPr>
      </w:pPr>
      <w:r>
        <w:rPr>
          <w:rFonts w:ascii="Times New Roman" w:hAnsi="Times New Roman" w:cs="Times New Roman"/>
          <w:sz w:val="28"/>
          <w:szCs w:val="28"/>
        </w:rPr>
        <w:t>Так как задача не предусматривает использование всех линий их необходимо отфильтровать. Учитывается положение и наклон линий</w:t>
      </w:r>
      <w:r w:rsidR="007C4E7C">
        <w:rPr>
          <w:rFonts w:ascii="Times New Roman" w:hAnsi="Times New Roman" w:cs="Times New Roman"/>
          <w:sz w:val="28"/>
          <w:szCs w:val="28"/>
        </w:rPr>
        <w:t xml:space="preserve"> относительно горизонтали</w:t>
      </w:r>
      <w:r>
        <w:rPr>
          <w:rFonts w:ascii="Times New Roman" w:hAnsi="Times New Roman" w:cs="Times New Roman"/>
          <w:sz w:val="28"/>
          <w:szCs w:val="28"/>
        </w:rPr>
        <w:t>, чтобы отделить предполагаемые стены, границы в кото</w:t>
      </w:r>
      <w:r w:rsidR="007C4E7C">
        <w:rPr>
          <w:rFonts w:ascii="Times New Roman" w:hAnsi="Times New Roman" w:cs="Times New Roman"/>
          <w:sz w:val="28"/>
          <w:szCs w:val="28"/>
        </w:rPr>
        <w:t xml:space="preserve">рых движется </w:t>
      </w:r>
      <w:commentRangeStart w:id="27"/>
      <w:r w:rsidR="007C4E7C">
        <w:rPr>
          <w:rFonts w:ascii="Times New Roman" w:hAnsi="Times New Roman" w:cs="Times New Roman"/>
          <w:sz w:val="28"/>
          <w:szCs w:val="28"/>
        </w:rPr>
        <w:t>робот</w:t>
      </w:r>
      <w:commentRangeEnd w:id="27"/>
      <w:r w:rsidR="009C64CF">
        <w:rPr>
          <w:rStyle w:val="a8"/>
        </w:rPr>
        <w:commentReference w:id="27"/>
      </w:r>
      <w:r w:rsidR="007C4E7C">
        <w:rPr>
          <w:rFonts w:ascii="Times New Roman" w:hAnsi="Times New Roman" w:cs="Times New Roman"/>
          <w:sz w:val="28"/>
          <w:szCs w:val="28"/>
        </w:rPr>
        <w:t>.</w:t>
      </w:r>
    </w:p>
    <w:p w14:paraId="5D6805B4" w14:textId="45F81C03" w:rsidR="00382C2A" w:rsidRDefault="00382C2A" w:rsidP="00A74431">
      <w:pPr>
        <w:spacing w:after="0" w:line="360" w:lineRule="auto"/>
        <w:ind w:firstLine="708"/>
        <w:jc w:val="both"/>
        <w:rPr>
          <w:rFonts w:ascii="Times New Roman" w:hAnsi="Times New Roman" w:cs="Times New Roman"/>
          <w:sz w:val="28"/>
          <w:szCs w:val="28"/>
        </w:rPr>
      </w:pPr>
      <w:ins w:id="28" w:author="Леонид Шатунов" w:date="2017-05-31T17:13:00Z">
        <w:r>
          <w:rPr>
            <w:rFonts w:ascii="Times New Roman" w:hAnsi="Times New Roman" w:cs="Times New Roman"/>
            <w:noProof/>
            <w:sz w:val="28"/>
            <w:szCs w:val="28"/>
            <w:lang w:eastAsia="ru-RU"/>
          </w:rPr>
          <w:drawing>
            <wp:inline distT="0" distB="0" distL="0" distR="0" wp14:anchorId="70E90E2B" wp14:editId="457EA856">
              <wp:extent cx="5040000" cy="2913960"/>
              <wp:effectExtent l="0" t="0" r="8255" b="1270"/>
              <wp:docPr id="15" name="Рисунок 15" descr="C:\Users\Леонид\Downloads\Telegram Desktop\photo_2017-05-31_17-08-08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Леонид\Downloads\Telegram Desktop\photo_2017-05-31_17-08-08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00" cy="2913960"/>
                      </a:xfrm>
                      <a:prstGeom prst="rect">
                        <a:avLst/>
                      </a:prstGeom>
                      <a:noFill/>
                      <a:ln>
                        <a:noFill/>
                      </a:ln>
                    </pic:spPr>
                  </pic:pic>
                </a:graphicData>
              </a:graphic>
            </wp:inline>
          </w:drawing>
        </w:r>
      </w:ins>
    </w:p>
    <w:p w14:paraId="779481B7" w14:textId="77777777" w:rsidR="002746B4" w:rsidRDefault="007C4E7C" w:rsidP="002746B4">
      <w:pPr>
        <w:spacing w:after="0" w:line="360" w:lineRule="auto"/>
        <w:ind w:firstLine="708"/>
        <w:jc w:val="both"/>
        <w:rPr>
          <w:ins w:id="29" w:author="Леонид Шатунов" w:date="2017-05-31T17:14:00Z"/>
          <w:rFonts w:ascii="Times New Roman" w:hAnsi="Times New Roman" w:cs="Times New Roman"/>
          <w:sz w:val="28"/>
          <w:szCs w:val="28"/>
        </w:rPr>
      </w:pPr>
      <w:r>
        <w:rPr>
          <w:rFonts w:ascii="Times New Roman" w:hAnsi="Times New Roman" w:cs="Times New Roman"/>
          <w:sz w:val="28"/>
          <w:szCs w:val="28"/>
        </w:rPr>
        <w:t>Выделив только необходимые линии необходимо вычислить к какой стороне относится линия и выч</w:t>
      </w:r>
      <w:r w:rsidR="002746B4">
        <w:rPr>
          <w:rFonts w:ascii="Times New Roman" w:hAnsi="Times New Roman" w:cs="Times New Roman"/>
          <w:sz w:val="28"/>
          <w:szCs w:val="28"/>
        </w:rPr>
        <w:t xml:space="preserve">ислить самую близкую к середине. Затем между двумя линиями считается разница наклона относительно горизонтали и мнимый привод колёс, что является стрелкой на результирующем видео, поворачивается на вычисленный угол в необходимую </w:t>
      </w:r>
      <w:commentRangeStart w:id="30"/>
      <w:r w:rsidR="002746B4">
        <w:rPr>
          <w:rFonts w:ascii="Times New Roman" w:hAnsi="Times New Roman" w:cs="Times New Roman"/>
          <w:sz w:val="28"/>
          <w:szCs w:val="28"/>
        </w:rPr>
        <w:t>сторону</w:t>
      </w:r>
      <w:commentRangeEnd w:id="30"/>
      <w:r w:rsidR="009C64CF">
        <w:rPr>
          <w:rStyle w:val="a8"/>
        </w:rPr>
        <w:commentReference w:id="30"/>
      </w:r>
      <w:r w:rsidR="002746B4">
        <w:rPr>
          <w:rFonts w:ascii="Times New Roman" w:hAnsi="Times New Roman" w:cs="Times New Roman"/>
          <w:sz w:val="28"/>
          <w:szCs w:val="28"/>
        </w:rPr>
        <w:t>.</w:t>
      </w:r>
    </w:p>
    <w:p w14:paraId="270CB31A" w14:textId="47479E20" w:rsidR="00382C2A" w:rsidRDefault="00382C2A" w:rsidP="002746B4">
      <w:pPr>
        <w:spacing w:after="0" w:line="360" w:lineRule="auto"/>
        <w:ind w:firstLine="708"/>
        <w:jc w:val="both"/>
        <w:rPr>
          <w:rFonts w:ascii="Times New Roman" w:hAnsi="Times New Roman" w:cs="Times New Roman"/>
          <w:sz w:val="28"/>
          <w:szCs w:val="28"/>
        </w:rPr>
      </w:pPr>
      <w:ins w:id="31" w:author="Леонид Шатунов" w:date="2017-05-31T17:14:00Z">
        <w:r>
          <w:rPr>
            <w:rFonts w:ascii="Times New Roman" w:hAnsi="Times New Roman" w:cs="Times New Roman"/>
            <w:noProof/>
            <w:sz w:val="28"/>
            <w:szCs w:val="28"/>
            <w:lang w:eastAsia="ru-RU"/>
          </w:rPr>
          <w:lastRenderedPageBreak/>
          <w:drawing>
            <wp:inline distT="0" distB="0" distL="0" distR="0" wp14:anchorId="1362BF49" wp14:editId="26C86E11">
              <wp:extent cx="5040000" cy="2913960"/>
              <wp:effectExtent l="0" t="0" r="8255" b="1270"/>
              <wp:docPr id="16" name="Рисунок 16" descr="C:\Users\Леонид\Downloads\Telegram Desktop\photo_2017-05-31_17-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Леонид\Downloads\Telegram Desktop\photo_2017-05-31_17-08-0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000" cy="2913960"/>
                      </a:xfrm>
                      <a:prstGeom prst="rect">
                        <a:avLst/>
                      </a:prstGeom>
                      <a:noFill/>
                      <a:ln>
                        <a:noFill/>
                      </a:ln>
                    </pic:spPr>
                  </pic:pic>
                </a:graphicData>
              </a:graphic>
            </wp:inline>
          </w:drawing>
        </w:r>
      </w:ins>
    </w:p>
    <w:p w14:paraId="174139CD" w14:textId="77777777" w:rsidR="002746B4" w:rsidRDefault="002746B4" w:rsidP="002746B4">
      <w:pPr>
        <w:spacing w:after="0" w:line="360" w:lineRule="auto"/>
        <w:ind w:firstLine="708"/>
        <w:jc w:val="both"/>
        <w:rPr>
          <w:ins w:id="32" w:author="Леонид Шатунов" w:date="2017-05-31T17:14:00Z"/>
          <w:rFonts w:ascii="Times New Roman" w:hAnsi="Times New Roman" w:cs="Times New Roman"/>
          <w:sz w:val="28"/>
          <w:szCs w:val="28"/>
        </w:rPr>
      </w:pPr>
      <w:r>
        <w:rPr>
          <w:rFonts w:ascii="Times New Roman" w:hAnsi="Times New Roman" w:cs="Times New Roman"/>
          <w:sz w:val="28"/>
          <w:szCs w:val="28"/>
        </w:rPr>
        <w:t xml:space="preserve">Далее алгоритм повторяется до конца видеофайла или пока не будет </w:t>
      </w:r>
      <w:commentRangeStart w:id="33"/>
      <w:r>
        <w:rPr>
          <w:rFonts w:ascii="Times New Roman" w:hAnsi="Times New Roman" w:cs="Times New Roman"/>
          <w:sz w:val="28"/>
          <w:szCs w:val="28"/>
        </w:rPr>
        <w:t>остановлен</w:t>
      </w:r>
      <w:commentRangeEnd w:id="33"/>
      <w:r w:rsidR="009C64CF">
        <w:rPr>
          <w:rStyle w:val="a8"/>
        </w:rPr>
        <w:commentReference w:id="33"/>
      </w:r>
      <w:r>
        <w:rPr>
          <w:rFonts w:ascii="Times New Roman" w:hAnsi="Times New Roman" w:cs="Times New Roman"/>
          <w:sz w:val="28"/>
          <w:szCs w:val="28"/>
        </w:rPr>
        <w:t>.</w:t>
      </w:r>
    </w:p>
    <w:p w14:paraId="72335591" w14:textId="44C1122B" w:rsidR="00382C2A" w:rsidRDefault="00382C2A" w:rsidP="002746B4">
      <w:pPr>
        <w:spacing w:after="0" w:line="360" w:lineRule="auto"/>
        <w:ind w:firstLine="708"/>
        <w:jc w:val="both"/>
        <w:rPr>
          <w:ins w:id="34" w:author="Леонид Шатунов" w:date="2017-05-31T17:14:00Z"/>
          <w:rFonts w:ascii="Times New Roman" w:hAnsi="Times New Roman" w:cs="Times New Roman"/>
          <w:sz w:val="28"/>
          <w:szCs w:val="28"/>
        </w:rPr>
      </w:pPr>
      <w:ins w:id="35" w:author="Леонид Шатунов" w:date="2017-05-31T17:14:00Z">
        <w:r>
          <w:rPr>
            <w:rFonts w:ascii="Times New Roman" w:hAnsi="Times New Roman" w:cs="Times New Roman"/>
            <w:noProof/>
            <w:sz w:val="28"/>
            <w:szCs w:val="28"/>
            <w:lang w:eastAsia="ru-RU"/>
          </w:rPr>
          <w:drawing>
            <wp:inline distT="0" distB="0" distL="0" distR="0" wp14:anchorId="2EBFB03B" wp14:editId="0740E048">
              <wp:extent cx="2520000" cy="1456979"/>
              <wp:effectExtent l="0" t="0" r="0" b="0"/>
              <wp:docPr id="17" name="Рисунок 17" descr="C:\Users\Леонид\Downloads\Telegram Desktop\photo_2017-05-31_17-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Леонид\Downloads\Telegram Desktop\photo_2017-05-31_17-08-0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0" cy="1456979"/>
                      </a:xfrm>
                      <a:prstGeom prst="rect">
                        <a:avLst/>
                      </a:prstGeom>
                      <a:noFill/>
                      <a:ln>
                        <a:noFill/>
                      </a:ln>
                    </pic:spPr>
                  </pic:pic>
                </a:graphicData>
              </a:graphic>
            </wp:inline>
          </w:drawing>
        </w:r>
        <w:r>
          <w:rPr>
            <w:rFonts w:ascii="Times New Roman" w:hAnsi="Times New Roman" w:cs="Times New Roman"/>
            <w:noProof/>
            <w:sz w:val="28"/>
            <w:szCs w:val="28"/>
            <w:lang w:eastAsia="ru-RU"/>
          </w:rPr>
          <w:drawing>
            <wp:inline distT="0" distB="0" distL="0" distR="0" wp14:anchorId="4059C388" wp14:editId="209DFA2B">
              <wp:extent cx="2520000" cy="1456980"/>
              <wp:effectExtent l="0" t="0" r="0" b="0"/>
              <wp:docPr id="18" name="Рисунок 18" descr="C:\Users\Леонид\Downloads\Telegram Desktop\photo_2017-05-31_17-0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Леонид\Downloads\Telegram Desktop\photo_2017-05-31_17-08-1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1456980"/>
                      </a:xfrm>
                      <a:prstGeom prst="rect">
                        <a:avLst/>
                      </a:prstGeom>
                      <a:noFill/>
                      <a:ln>
                        <a:noFill/>
                      </a:ln>
                    </pic:spPr>
                  </pic:pic>
                </a:graphicData>
              </a:graphic>
            </wp:inline>
          </w:drawing>
        </w:r>
      </w:ins>
    </w:p>
    <w:p w14:paraId="390F40C3" w14:textId="19345B73" w:rsidR="00684F98" w:rsidRDefault="00382C2A" w:rsidP="00684F98">
      <w:pPr>
        <w:spacing w:after="0" w:line="360" w:lineRule="auto"/>
        <w:ind w:firstLine="708"/>
        <w:jc w:val="both"/>
        <w:rPr>
          <w:rFonts w:ascii="Times New Roman" w:hAnsi="Times New Roman" w:cs="Times New Roman"/>
          <w:sz w:val="28"/>
          <w:szCs w:val="28"/>
        </w:rPr>
      </w:pPr>
      <w:ins w:id="36" w:author="Леонид Шатунов" w:date="2017-05-31T17:14:00Z">
        <w:r>
          <w:rPr>
            <w:rFonts w:ascii="Times New Roman" w:hAnsi="Times New Roman" w:cs="Times New Roman"/>
            <w:noProof/>
            <w:sz w:val="28"/>
            <w:szCs w:val="28"/>
            <w:lang w:eastAsia="ru-RU"/>
          </w:rPr>
          <w:drawing>
            <wp:inline distT="0" distB="0" distL="0" distR="0" wp14:anchorId="5BA90E9F" wp14:editId="2691C821">
              <wp:extent cx="2520000" cy="1456980"/>
              <wp:effectExtent l="0" t="0" r="0" b="0"/>
              <wp:docPr id="19" name="Рисунок 19" descr="C:\Users\Леонид\Downloads\Telegram Desktop\photo_2017-05-31_17-08-1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Леонид\Downloads\Telegram Desktop\photo_2017-05-31_17-08-11 (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1456980"/>
                      </a:xfrm>
                      <a:prstGeom prst="rect">
                        <a:avLst/>
                      </a:prstGeom>
                      <a:noFill/>
                      <a:ln>
                        <a:noFill/>
                      </a:ln>
                    </pic:spPr>
                  </pic:pic>
                </a:graphicData>
              </a:graphic>
            </wp:inline>
          </w:drawing>
        </w:r>
      </w:ins>
      <w:ins w:id="37" w:author="Леонид Шатунов" w:date="2017-05-31T17:15:00Z">
        <w:r>
          <w:rPr>
            <w:rFonts w:ascii="Times New Roman" w:hAnsi="Times New Roman" w:cs="Times New Roman"/>
            <w:noProof/>
            <w:sz w:val="28"/>
            <w:szCs w:val="28"/>
            <w:lang w:eastAsia="ru-RU"/>
          </w:rPr>
          <w:drawing>
            <wp:inline distT="0" distB="0" distL="0" distR="0" wp14:anchorId="1DC9B3C2" wp14:editId="1C76532E">
              <wp:extent cx="2520000" cy="1456980"/>
              <wp:effectExtent l="0" t="0" r="0" b="0"/>
              <wp:docPr id="20" name="Рисунок 20" descr="C:\Users\Леонид\Downloads\Telegram Desktop\photo_2017-05-31_17-0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Леонид\Downloads\Telegram Desktop\photo_2017-05-31_17-08-1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0" cy="1456980"/>
                      </a:xfrm>
                      <a:prstGeom prst="rect">
                        <a:avLst/>
                      </a:prstGeom>
                      <a:noFill/>
                      <a:ln>
                        <a:noFill/>
                      </a:ln>
                    </pic:spPr>
                  </pic:pic>
                </a:graphicData>
              </a:graphic>
            </wp:inline>
          </w:drawing>
        </w:r>
      </w:ins>
    </w:p>
    <w:p w14:paraId="3C532BBD" w14:textId="77777777" w:rsidR="002746B4" w:rsidRDefault="002746B4" w:rsidP="002746B4">
      <w:pPr>
        <w:spacing w:after="0" w:line="360" w:lineRule="auto"/>
        <w:ind w:firstLine="708"/>
        <w:jc w:val="both"/>
        <w:rPr>
          <w:rFonts w:ascii="Times New Roman" w:hAnsi="Times New Roman" w:cs="Times New Roman"/>
          <w:sz w:val="28"/>
          <w:szCs w:val="28"/>
        </w:rPr>
      </w:pPr>
    </w:p>
    <w:p w14:paraId="5DC1C953" w14:textId="1A9B2126" w:rsidR="002746B4" w:rsidRDefault="002746B4" w:rsidP="002746B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3.</w:t>
      </w:r>
      <w:r w:rsidR="009C64CF">
        <w:rPr>
          <w:rFonts w:ascii="Times New Roman" w:hAnsi="Times New Roman" w:cs="Times New Roman"/>
          <w:sz w:val="28"/>
          <w:szCs w:val="28"/>
        </w:rPr>
        <w:t xml:space="preserve">3 </w:t>
      </w:r>
      <w:r>
        <w:rPr>
          <w:rFonts w:ascii="Times New Roman" w:hAnsi="Times New Roman" w:cs="Times New Roman"/>
          <w:sz w:val="28"/>
          <w:szCs w:val="28"/>
        </w:rPr>
        <w:t>Программная реализация</w:t>
      </w:r>
    </w:p>
    <w:p w14:paraId="6E5562EB" w14:textId="77777777" w:rsidR="002746B4" w:rsidRDefault="002746B4" w:rsidP="002746B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для выполнения задачи построена на основе алгоритма, описанного выше. Она написана на языке </w:t>
      </w:r>
      <w:r>
        <w:rPr>
          <w:rFonts w:ascii="Times New Roman" w:hAnsi="Times New Roman" w:cs="Times New Roman"/>
          <w:sz w:val="28"/>
          <w:szCs w:val="28"/>
          <w:lang w:val="en-US"/>
        </w:rPr>
        <w:t>C</w:t>
      </w:r>
      <w:r w:rsidRPr="002746B4">
        <w:rPr>
          <w:rFonts w:ascii="Times New Roman" w:hAnsi="Times New Roman" w:cs="Times New Roman"/>
          <w:sz w:val="28"/>
          <w:szCs w:val="28"/>
        </w:rPr>
        <w:t xml:space="preserve">++ </w:t>
      </w:r>
      <w:r>
        <w:rPr>
          <w:rFonts w:ascii="Times New Roman" w:hAnsi="Times New Roman" w:cs="Times New Roman"/>
          <w:sz w:val="28"/>
          <w:szCs w:val="28"/>
        </w:rPr>
        <w:t xml:space="preserve">с использованием библиотеки </w:t>
      </w:r>
      <w:r>
        <w:rPr>
          <w:rFonts w:ascii="Times New Roman" w:hAnsi="Times New Roman" w:cs="Times New Roman"/>
          <w:sz w:val="28"/>
          <w:szCs w:val="28"/>
          <w:lang w:val="en-US"/>
        </w:rPr>
        <w:t>OpenCV</w:t>
      </w:r>
      <w:r>
        <w:rPr>
          <w:rFonts w:ascii="Times New Roman" w:hAnsi="Times New Roman" w:cs="Times New Roman"/>
          <w:sz w:val="28"/>
          <w:szCs w:val="28"/>
        </w:rPr>
        <w:t xml:space="preserve">, имеет единственный </w:t>
      </w:r>
      <w:r w:rsidRPr="002746B4">
        <w:rPr>
          <w:rFonts w:ascii="Times New Roman" w:hAnsi="Times New Roman" w:cs="Times New Roman"/>
          <w:sz w:val="28"/>
          <w:szCs w:val="28"/>
        </w:rPr>
        <w:t xml:space="preserve">исходный файл </w:t>
      </w:r>
      <w:r>
        <w:rPr>
          <w:rFonts w:ascii="Times New Roman" w:hAnsi="Times New Roman" w:cs="Times New Roman"/>
          <w:sz w:val="28"/>
          <w:szCs w:val="28"/>
        </w:rPr>
        <w:t>и выполнена в виде консольного приложения, но с возможностью вывода результирующих изображений на экран в привычном для пользователя интерфейсе.</w:t>
      </w:r>
    </w:p>
    <w:p w14:paraId="5CC0D58B" w14:textId="77777777" w:rsidR="002746B4" w:rsidRDefault="002746B4" w:rsidP="002746B4">
      <w:pPr>
        <w:spacing w:after="0" w:line="360" w:lineRule="auto"/>
        <w:ind w:firstLine="708"/>
        <w:jc w:val="both"/>
        <w:rPr>
          <w:rFonts w:ascii="Times New Roman" w:hAnsi="Times New Roman" w:cs="Times New Roman"/>
          <w:sz w:val="28"/>
          <w:szCs w:val="28"/>
        </w:rPr>
      </w:pPr>
      <w:commentRangeStart w:id="38"/>
      <w:r>
        <w:rPr>
          <w:rFonts w:ascii="Times New Roman" w:hAnsi="Times New Roman" w:cs="Times New Roman"/>
          <w:sz w:val="28"/>
          <w:szCs w:val="28"/>
        </w:rPr>
        <w:lastRenderedPageBreak/>
        <w:t>Ниже будут описаны функции</w:t>
      </w:r>
      <w:r w:rsidR="00CD3C8C">
        <w:rPr>
          <w:rFonts w:ascii="Times New Roman" w:hAnsi="Times New Roman" w:cs="Times New Roman"/>
          <w:sz w:val="28"/>
          <w:szCs w:val="28"/>
        </w:rPr>
        <w:t xml:space="preserve"> и структуры данных</w:t>
      </w:r>
      <w:r>
        <w:rPr>
          <w:rFonts w:ascii="Times New Roman" w:hAnsi="Times New Roman" w:cs="Times New Roman"/>
          <w:sz w:val="28"/>
          <w:szCs w:val="28"/>
        </w:rPr>
        <w:t xml:space="preserve"> библиотеки </w:t>
      </w:r>
      <w:r>
        <w:rPr>
          <w:rFonts w:ascii="Times New Roman" w:hAnsi="Times New Roman" w:cs="Times New Roman"/>
          <w:sz w:val="28"/>
          <w:szCs w:val="28"/>
          <w:lang w:val="en-US"/>
        </w:rPr>
        <w:t>OpenCV</w:t>
      </w:r>
      <w:r w:rsidRPr="002746B4">
        <w:rPr>
          <w:rFonts w:ascii="Times New Roman" w:hAnsi="Times New Roman" w:cs="Times New Roman"/>
          <w:sz w:val="28"/>
          <w:szCs w:val="28"/>
        </w:rPr>
        <w:t xml:space="preserve">, </w:t>
      </w:r>
      <w:r>
        <w:rPr>
          <w:rFonts w:ascii="Times New Roman" w:hAnsi="Times New Roman" w:cs="Times New Roman"/>
          <w:sz w:val="28"/>
          <w:szCs w:val="28"/>
        </w:rPr>
        <w:t>которые используются в программе.</w:t>
      </w:r>
      <w:commentRangeEnd w:id="38"/>
      <w:r w:rsidR="00204D3D">
        <w:rPr>
          <w:rStyle w:val="a8"/>
        </w:rPr>
        <w:commentReference w:id="38"/>
      </w:r>
    </w:p>
    <w:p w14:paraId="6CCD1F38" w14:textId="77777777" w:rsidR="002746B4" w:rsidRDefault="002746B4" w:rsidP="002746B4">
      <w:pPr>
        <w:spacing w:after="0" w:line="360" w:lineRule="auto"/>
        <w:ind w:firstLine="708"/>
        <w:jc w:val="both"/>
        <w:rPr>
          <w:rFonts w:ascii="Times New Roman" w:hAnsi="Times New Roman" w:cs="Times New Roman"/>
          <w:sz w:val="28"/>
          <w:szCs w:val="28"/>
        </w:rPr>
      </w:pPr>
    </w:p>
    <w:p w14:paraId="14338C80" w14:textId="77777777" w:rsidR="00CD3C8C" w:rsidRDefault="00CD3C8C" w:rsidP="002746B4">
      <w:pPr>
        <w:spacing w:after="0" w:line="360" w:lineRule="auto"/>
        <w:ind w:firstLine="708"/>
        <w:jc w:val="both"/>
        <w:rPr>
          <w:rFonts w:ascii="Times New Roman" w:hAnsi="Times New Roman" w:cs="Times New Roman"/>
          <w:sz w:val="28"/>
          <w:szCs w:val="28"/>
          <w:lang w:val="en-US"/>
        </w:rPr>
      </w:pPr>
      <w:r w:rsidRPr="00D5064A">
        <w:rPr>
          <w:rFonts w:ascii="Times New Roman" w:hAnsi="Times New Roman" w:cs="Times New Roman"/>
          <w:sz w:val="28"/>
          <w:szCs w:val="28"/>
        </w:rPr>
        <w:t xml:space="preserve">3.5.1 </w:t>
      </w:r>
      <w:r>
        <w:rPr>
          <w:rFonts w:ascii="Times New Roman" w:hAnsi="Times New Roman" w:cs="Times New Roman"/>
          <w:sz w:val="28"/>
          <w:szCs w:val="28"/>
        </w:rPr>
        <w:t>Структура</w:t>
      </w:r>
      <w:r w:rsidRPr="00D5064A">
        <w:rPr>
          <w:rFonts w:ascii="Times New Roman" w:hAnsi="Times New Roman" w:cs="Times New Roman"/>
          <w:sz w:val="28"/>
          <w:szCs w:val="28"/>
        </w:rPr>
        <w:t xml:space="preserve"> </w:t>
      </w:r>
      <w:r>
        <w:rPr>
          <w:rFonts w:ascii="Times New Roman" w:hAnsi="Times New Roman" w:cs="Times New Roman"/>
          <w:sz w:val="28"/>
          <w:szCs w:val="28"/>
        </w:rPr>
        <w:t>данных</w:t>
      </w:r>
      <w:r w:rsidRPr="00D5064A">
        <w:rPr>
          <w:rFonts w:ascii="Times New Roman" w:hAnsi="Times New Roman" w:cs="Times New Roman"/>
          <w:sz w:val="28"/>
          <w:szCs w:val="28"/>
        </w:rPr>
        <w:t xml:space="preserve"> </w:t>
      </w:r>
      <w:r>
        <w:rPr>
          <w:rFonts w:ascii="Times New Roman" w:hAnsi="Times New Roman" w:cs="Times New Roman"/>
          <w:sz w:val="28"/>
          <w:szCs w:val="28"/>
          <w:lang w:val="en-US"/>
        </w:rPr>
        <w:t>Mat</w:t>
      </w:r>
    </w:p>
    <w:p w14:paraId="50473459" w14:textId="23D00831" w:rsidR="0023175F" w:rsidRPr="0023175F" w:rsidRDefault="0023175F" w:rsidP="002746B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Основной структурой данных в </w:t>
      </w:r>
      <w:proofErr w:type="spellStart"/>
      <w:r>
        <w:rPr>
          <w:rFonts w:ascii="Times New Roman" w:hAnsi="Times New Roman" w:cs="Times New Roman"/>
          <w:sz w:val="28"/>
          <w:szCs w:val="28"/>
          <w:lang w:val="en-US"/>
        </w:rPr>
        <w:t>OpenCV</w:t>
      </w:r>
      <w:proofErr w:type="spellEnd"/>
      <w:r w:rsidRPr="0023175F">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Mat</w:t>
      </w:r>
      <w:r w:rsidRPr="0023175F">
        <w:rPr>
          <w:rFonts w:ascii="Times New Roman" w:hAnsi="Times New Roman" w:cs="Times New Roman"/>
          <w:sz w:val="28"/>
          <w:szCs w:val="28"/>
        </w:rPr>
        <w:t xml:space="preserve">. </w:t>
      </w:r>
      <w:r>
        <w:rPr>
          <w:rFonts w:ascii="Times New Roman" w:hAnsi="Times New Roman" w:cs="Times New Roman"/>
          <w:sz w:val="28"/>
          <w:szCs w:val="28"/>
        </w:rPr>
        <w:t xml:space="preserve">Она представляет собой двумерную матрицу, работа с которой производится с помощью различных функций. Так как </w:t>
      </w:r>
      <w:proofErr w:type="spellStart"/>
      <w:r>
        <w:rPr>
          <w:rFonts w:ascii="Times New Roman" w:hAnsi="Times New Roman" w:cs="Times New Roman"/>
          <w:sz w:val="28"/>
          <w:szCs w:val="28"/>
          <w:lang w:val="en-US"/>
        </w:rPr>
        <w:t>OpenCV</w:t>
      </w:r>
      <w:proofErr w:type="spellEnd"/>
      <w:r w:rsidRPr="0023175F">
        <w:rPr>
          <w:rFonts w:ascii="Times New Roman" w:hAnsi="Times New Roman" w:cs="Times New Roman"/>
          <w:sz w:val="28"/>
          <w:szCs w:val="28"/>
        </w:rPr>
        <w:t xml:space="preserve"> </w:t>
      </w:r>
      <w:r>
        <w:rPr>
          <w:rFonts w:ascii="Times New Roman" w:hAnsi="Times New Roman" w:cs="Times New Roman"/>
          <w:sz w:val="28"/>
          <w:szCs w:val="28"/>
        </w:rPr>
        <w:t xml:space="preserve">работает в основном с изображениями, эта структура данных может представлять матрицу пикселей изображения. </w:t>
      </w:r>
      <w:r w:rsidRPr="0023175F">
        <w:rPr>
          <w:rFonts w:ascii="Times New Roman" w:hAnsi="Times New Roman" w:cs="Times New Roman"/>
          <w:sz w:val="28"/>
          <w:szCs w:val="28"/>
        </w:rPr>
        <w:t>Для изображений в градациях серого элемент матрицы предста</w:t>
      </w:r>
      <w:r>
        <w:rPr>
          <w:rFonts w:ascii="Times New Roman" w:hAnsi="Times New Roman" w:cs="Times New Roman"/>
          <w:sz w:val="28"/>
          <w:szCs w:val="28"/>
        </w:rPr>
        <w:t xml:space="preserve">влен 8-битным </w:t>
      </w:r>
      <w:proofErr w:type="spellStart"/>
      <w:r>
        <w:rPr>
          <w:rFonts w:ascii="Times New Roman" w:hAnsi="Times New Roman" w:cs="Times New Roman"/>
          <w:sz w:val="28"/>
          <w:szCs w:val="28"/>
        </w:rPr>
        <w:t>беззнаковым</w:t>
      </w:r>
      <w:proofErr w:type="spellEnd"/>
      <w:r>
        <w:rPr>
          <w:rFonts w:ascii="Times New Roman" w:hAnsi="Times New Roman" w:cs="Times New Roman"/>
          <w:sz w:val="28"/>
          <w:szCs w:val="28"/>
        </w:rPr>
        <w:t xml:space="preserve"> числом. </w:t>
      </w:r>
      <w:r w:rsidRPr="0023175F">
        <w:rPr>
          <w:rFonts w:ascii="Times New Roman" w:hAnsi="Times New Roman" w:cs="Times New Roman"/>
          <w:sz w:val="28"/>
          <w:szCs w:val="28"/>
        </w:rPr>
        <w:t>Для цветного изображения в формате RGB таких чисел 3, по одному на каждую компоненту цвета.</w:t>
      </w:r>
    </w:p>
    <w:p w14:paraId="1143E303" w14:textId="4D89312F" w:rsidR="002746B4" w:rsidRPr="0023175F" w:rsidRDefault="00DA0C0F" w:rsidP="002746B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3.5.2</w:t>
      </w:r>
      <w:r w:rsidR="002746B4" w:rsidRPr="0023175F">
        <w:rPr>
          <w:rFonts w:ascii="Times New Roman" w:hAnsi="Times New Roman" w:cs="Times New Roman"/>
          <w:sz w:val="28"/>
          <w:szCs w:val="28"/>
        </w:rPr>
        <w:t xml:space="preserve"> </w:t>
      </w:r>
      <w:proofErr w:type="gramStart"/>
      <w:r w:rsidR="00204FED">
        <w:rPr>
          <w:rFonts w:ascii="Times New Roman" w:hAnsi="Times New Roman" w:cs="Times New Roman"/>
          <w:sz w:val="28"/>
          <w:szCs w:val="28"/>
          <w:lang w:val="en-US"/>
        </w:rPr>
        <w:t>cv</w:t>
      </w:r>
      <w:r w:rsidR="00204FED" w:rsidRPr="0023175F">
        <w:rPr>
          <w:rFonts w:ascii="Times New Roman" w:hAnsi="Times New Roman" w:cs="Times New Roman"/>
          <w:sz w:val="28"/>
          <w:szCs w:val="28"/>
        </w:rPr>
        <w:t>::</w:t>
      </w:r>
      <w:proofErr w:type="spellStart"/>
      <w:proofErr w:type="gramEnd"/>
      <w:r w:rsidR="00204FED">
        <w:rPr>
          <w:rFonts w:ascii="Times New Roman" w:hAnsi="Times New Roman" w:cs="Times New Roman"/>
          <w:sz w:val="28"/>
          <w:szCs w:val="28"/>
          <w:lang w:val="en-US"/>
        </w:rPr>
        <w:t>VideoCapture</w:t>
      </w:r>
      <w:proofErr w:type="spellEnd"/>
      <w:r w:rsidR="00204FED" w:rsidRPr="0023175F">
        <w:rPr>
          <w:rFonts w:ascii="Times New Roman" w:hAnsi="Times New Roman" w:cs="Times New Roman"/>
          <w:sz w:val="28"/>
          <w:szCs w:val="28"/>
        </w:rPr>
        <w:t>::</w:t>
      </w:r>
      <w:r w:rsidR="00204FED">
        <w:rPr>
          <w:rFonts w:ascii="Times New Roman" w:hAnsi="Times New Roman" w:cs="Times New Roman"/>
          <w:sz w:val="28"/>
          <w:szCs w:val="28"/>
          <w:lang w:val="en-US"/>
        </w:rPr>
        <w:t>open</w:t>
      </w:r>
    </w:p>
    <w:p w14:paraId="6C325831" w14:textId="77777777" w:rsidR="00204FED" w:rsidRDefault="00204FED" w:rsidP="002746B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Эта функция позволяет открыть видеофайл или подключить захватывающее устройство. Она принимает единственный параметр </w:t>
      </w:r>
      <w:proofErr w:type="spellStart"/>
      <w:r w:rsidRPr="00204FED">
        <w:rPr>
          <w:rFonts w:ascii="Times New Roman" w:hAnsi="Times New Roman" w:cs="Times New Roman"/>
          <w:sz w:val="28"/>
          <w:szCs w:val="28"/>
        </w:rPr>
        <w:t>filename</w:t>
      </w:r>
      <w:proofErr w:type="spellEnd"/>
      <w:r>
        <w:rPr>
          <w:rFonts w:ascii="Times New Roman" w:hAnsi="Times New Roman" w:cs="Times New Roman"/>
          <w:sz w:val="28"/>
          <w:szCs w:val="28"/>
        </w:rPr>
        <w:t>.</w:t>
      </w:r>
    </w:p>
    <w:p w14:paraId="579119BF" w14:textId="6D69ADCF" w:rsidR="008B028C" w:rsidRDefault="00204FED" w:rsidP="008B028C">
      <w:pPr>
        <w:pStyle w:val="a3"/>
        <w:numPr>
          <w:ilvl w:val="0"/>
          <w:numId w:val="19"/>
        </w:numPr>
        <w:spacing w:after="0" w:line="360"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filename</w:t>
      </w:r>
      <w:proofErr w:type="gramEnd"/>
      <w:r w:rsidRPr="00204FED">
        <w:rPr>
          <w:rFonts w:ascii="Times New Roman" w:hAnsi="Times New Roman" w:cs="Times New Roman"/>
          <w:sz w:val="28"/>
          <w:szCs w:val="28"/>
        </w:rPr>
        <w:t xml:space="preserve"> – </w:t>
      </w:r>
      <w:r>
        <w:rPr>
          <w:rFonts w:ascii="Times New Roman" w:hAnsi="Times New Roman" w:cs="Times New Roman"/>
          <w:sz w:val="28"/>
          <w:szCs w:val="28"/>
        </w:rPr>
        <w:t xml:space="preserve">Имя видеофайла для открытия (например, </w:t>
      </w:r>
      <w:r>
        <w:rPr>
          <w:rFonts w:ascii="Times New Roman" w:hAnsi="Times New Roman" w:cs="Times New Roman"/>
          <w:sz w:val="28"/>
          <w:szCs w:val="28"/>
          <w:lang w:val="en-US"/>
        </w:rPr>
        <w:t>video</w:t>
      </w:r>
      <w:r w:rsidRPr="00204FED">
        <w:rPr>
          <w:rFonts w:ascii="Times New Roman" w:hAnsi="Times New Roman" w:cs="Times New Roman"/>
          <w:sz w:val="28"/>
          <w:szCs w:val="28"/>
        </w:rPr>
        <w:t>.</w:t>
      </w:r>
      <w:proofErr w:type="spellStart"/>
      <w:r>
        <w:rPr>
          <w:rFonts w:ascii="Times New Roman" w:hAnsi="Times New Roman" w:cs="Times New Roman"/>
          <w:sz w:val="28"/>
          <w:szCs w:val="28"/>
          <w:lang w:val="en-US"/>
        </w:rPr>
        <w:t>avi</w:t>
      </w:r>
      <w:proofErr w:type="spellEnd"/>
      <w:r w:rsidRPr="00204FED">
        <w:rPr>
          <w:rFonts w:ascii="Times New Roman" w:hAnsi="Times New Roman" w:cs="Times New Roman"/>
          <w:sz w:val="28"/>
          <w:szCs w:val="28"/>
        </w:rPr>
        <w:t>)</w:t>
      </w:r>
      <w:r>
        <w:rPr>
          <w:rFonts w:ascii="Times New Roman" w:hAnsi="Times New Roman" w:cs="Times New Roman"/>
          <w:sz w:val="28"/>
          <w:szCs w:val="28"/>
        </w:rPr>
        <w:t xml:space="preserve"> или последовательности изображений (например, </w:t>
      </w:r>
      <w:r w:rsidRPr="00204FED">
        <w:rPr>
          <w:rFonts w:ascii="Times New Roman" w:hAnsi="Times New Roman" w:cs="Times New Roman"/>
          <w:sz w:val="28"/>
          <w:szCs w:val="28"/>
        </w:rPr>
        <w:t>img_%02d.jpg</w:t>
      </w:r>
      <w:r>
        <w:rPr>
          <w:rFonts w:ascii="Times New Roman" w:hAnsi="Times New Roman" w:cs="Times New Roman"/>
          <w:sz w:val="28"/>
          <w:szCs w:val="28"/>
        </w:rPr>
        <w:t xml:space="preserve">, что соответствует файлам </w:t>
      </w:r>
      <w:r w:rsidRPr="00204FED">
        <w:rPr>
          <w:rFonts w:ascii="Times New Roman" w:hAnsi="Times New Roman" w:cs="Times New Roman"/>
          <w:sz w:val="28"/>
          <w:szCs w:val="28"/>
        </w:rPr>
        <w:t>img_00.jpg, img_01.jpg, img_02.jpg</w:t>
      </w:r>
      <w:r>
        <w:rPr>
          <w:rFonts w:ascii="Times New Roman" w:hAnsi="Times New Roman" w:cs="Times New Roman"/>
          <w:sz w:val="28"/>
          <w:szCs w:val="28"/>
        </w:rPr>
        <w:t xml:space="preserve"> и т.д.)</w:t>
      </w:r>
    </w:p>
    <w:p w14:paraId="12C79A62" w14:textId="77777777" w:rsidR="008B028C" w:rsidRDefault="008B028C" w:rsidP="008B028C">
      <w:pPr>
        <w:pStyle w:val="a3"/>
        <w:spacing w:after="0" w:line="360" w:lineRule="auto"/>
        <w:ind w:left="1428"/>
        <w:jc w:val="both"/>
        <w:rPr>
          <w:rFonts w:ascii="Times New Roman" w:hAnsi="Times New Roman" w:cs="Times New Roman"/>
          <w:sz w:val="28"/>
          <w:szCs w:val="28"/>
        </w:rPr>
      </w:pPr>
    </w:p>
    <w:p w14:paraId="0A3DD15E" w14:textId="2BD4838E" w:rsidR="008B028C" w:rsidRPr="008B028C" w:rsidRDefault="008B028C" w:rsidP="008B028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Пример:</w:t>
      </w:r>
    </w:p>
    <w:p w14:paraId="6202F7E3" w14:textId="77777777" w:rsidR="008B028C" w:rsidRPr="0023175F" w:rsidRDefault="008B028C" w:rsidP="008B028C">
      <w:pPr>
        <w:spacing w:after="0" w:line="360" w:lineRule="auto"/>
        <w:ind w:firstLine="708"/>
        <w:jc w:val="both"/>
        <w:rPr>
          <w:rFonts w:ascii="Consolas" w:hAnsi="Consolas" w:cs="Times New Roman"/>
          <w:szCs w:val="28"/>
          <w:lang w:val="en-US"/>
        </w:rPr>
      </w:pPr>
      <w:commentRangeStart w:id="39"/>
      <w:proofErr w:type="spellStart"/>
      <w:r w:rsidRPr="0023175F">
        <w:rPr>
          <w:rFonts w:ascii="Consolas" w:hAnsi="Consolas" w:cs="Times New Roman"/>
          <w:szCs w:val="28"/>
          <w:lang w:val="en-US"/>
        </w:rPr>
        <w:t>VideoCapture</w:t>
      </w:r>
      <w:proofErr w:type="spellEnd"/>
      <w:r w:rsidRPr="0023175F">
        <w:rPr>
          <w:rFonts w:ascii="Consolas" w:hAnsi="Consolas" w:cs="Times New Roman"/>
          <w:szCs w:val="28"/>
          <w:lang w:val="en-US"/>
        </w:rPr>
        <w:t xml:space="preserve"> </w:t>
      </w:r>
      <w:proofErr w:type="gramStart"/>
      <w:r w:rsidRPr="0023175F">
        <w:rPr>
          <w:rFonts w:ascii="Consolas" w:hAnsi="Consolas" w:cs="Times New Roman"/>
          <w:szCs w:val="28"/>
          <w:lang w:val="en-US"/>
        </w:rPr>
        <w:t>cap(</w:t>
      </w:r>
      <w:proofErr w:type="gramEnd"/>
      <w:r w:rsidRPr="0023175F">
        <w:rPr>
          <w:rFonts w:ascii="Consolas" w:hAnsi="Consolas" w:cs="Times New Roman"/>
          <w:szCs w:val="28"/>
          <w:lang w:val="en-US"/>
        </w:rPr>
        <w:t>0);</w:t>
      </w:r>
    </w:p>
    <w:p w14:paraId="26EC9CD4" w14:textId="77777777" w:rsidR="008B028C" w:rsidRPr="0023175F" w:rsidRDefault="008B028C" w:rsidP="008B028C">
      <w:pPr>
        <w:spacing w:after="0" w:line="360" w:lineRule="auto"/>
        <w:ind w:firstLine="708"/>
        <w:jc w:val="both"/>
        <w:rPr>
          <w:rFonts w:ascii="Consolas" w:hAnsi="Consolas" w:cs="Times New Roman"/>
          <w:szCs w:val="28"/>
          <w:lang w:val="en-US"/>
        </w:rPr>
      </w:pPr>
      <w:r w:rsidRPr="0023175F">
        <w:rPr>
          <w:rFonts w:ascii="Consolas" w:hAnsi="Consolas" w:cs="Times New Roman"/>
          <w:szCs w:val="28"/>
          <w:lang w:val="en-US"/>
        </w:rPr>
        <w:t xml:space="preserve"> </w:t>
      </w:r>
      <w:proofErr w:type="spellStart"/>
      <w:proofErr w:type="gramStart"/>
      <w:r w:rsidRPr="0023175F">
        <w:rPr>
          <w:rFonts w:ascii="Consolas" w:hAnsi="Consolas" w:cs="Times New Roman"/>
          <w:szCs w:val="28"/>
          <w:lang w:val="en-US"/>
        </w:rPr>
        <w:t>cap.open</w:t>
      </w:r>
      <w:proofErr w:type="spellEnd"/>
      <w:r w:rsidRPr="0023175F">
        <w:rPr>
          <w:rFonts w:ascii="Consolas" w:hAnsi="Consolas" w:cs="Times New Roman"/>
          <w:szCs w:val="28"/>
          <w:lang w:val="en-US"/>
        </w:rPr>
        <w:t>(</w:t>
      </w:r>
      <w:proofErr w:type="gramEnd"/>
      <w:r w:rsidRPr="0023175F">
        <w:rPr>
          <w:rFonts w:ascii="Consolas" w:hAnsi="Consolas" w:cs="Times New Roman"/>
          <w:szCs w:val="28"/>
          <w:lang w:val="en-US"/>
        </w:rPr>
        <w:t>filename);</w:t>
      </w:r>
    </w:p>
    <w:p w14:paraId="5E4930EE" w14:textId="77777777" w:rsidR="008B028C" w:rsidRPr="0023175F" w:rsidRDefault="008B028C" w:rsidP="008B028C">
      <w:pPr>
        <w:spacing w:after="0" w:line="360" w:lineRule="auto"/>
        <w:ind w:firstLine="708"/>
        <w:jc w:val="both"/>
        <w:rPr>
          <w:rFonts w:ascii="Consolas" w:hAnsi="Consolas" w:cs="Times New Roman"/>
          <w:szCs w:val="28"/>
          <w:lang w:val="en-US"/>
        </w:rPr>
      </w:pPr>
      <w:r w:rsidRPr="0023175F">
        <w:rPr>
          <w:rFonts w:ascii="Consolas" w:hAnsi="Consolas" w:cs="Times New Roman"/>
          <w:szCs w:val="28"/>
          <w:lang w:val="en-US"/>
        </w:rPr>
        <w:t xml:space="preserve"> </w:t>
      </w:r>
      <w:proofErr w:type="gramStart"/>
      <w:r w:rsidRPr="0023175F">
        <w:rPr>
          <w:rFonts w:ascii="Consolas" w:hAnsi="Consolas" w:cs="Times New Roman"/>
          <w:szCs w:val="28"/>
          <w:lang w:val="en-US"/>
        </w:rPr>
        <w:t>if</w:t>
      </w:r>
      <w:proofErr w:type="gramEnd"/>
      <w:r w:rsidRPr="0023175F">
        <w:rPr>
          <w:rFonts w:ascii="Consolas" w:hAnsi="Consolas" w:cs="Times New Roman"/>
          <w:szCs w:val="28"/>
          <w:lang w:val="en-US"/>
        </w:rPr>
        <w:t xml:space="preserve"> (</w:t>
      </w:r>
      <w:proofErr w:type="spellStart"/>
      <w:r w:rsidRPr="0023175F">
        <w:rPr>
          <w:rFonts w:ascii="Consolas" w:hAnsi="Consolas" w:cs="Times New Roman"/>
          <w:szCs w:val="28"/>
          <w:lang w:val="en-US"/>
        </w:rPr>
        <w:t>cap.isOpened</w:t>
      </w:r>
      <w:proofErr w:type="spellEnd"/>
      <w:r w:rsidRPr="0023175F">
        <w:rPr>
          <w:rFonts w:ascii="Consolas" w:hAnsi="Consolas" w:cs="Times New Roman"/>
          <w:szCs w:val="28"/>
          <w:lang w:val="en-US"/>
        </w:rPr>
        <w:t>() == 0) {</w:t>
      </w:r>
    </w:p>
    <w:p w14:paraId="38E6F1FA" w14:textId="77777777" w:rsidR="008B028C" w:rsidRPr="0023175F" w:rsidRDefault="008B028C" w:rsidP="008B028C">
      <w:pPr>
        <w:spacing w:after="0" w:line="360" w:lineRule="auto"/>
        <w:ind w:firstLine="708"/>
        <w:jc w:val="both"/>
        <w:rPr>
          <w:rFonts w:ascii="Consolas" w:hAnsi="Consolas" w:cs="Times New Roman"/>
          <w:szCs w:val="28"/>
          <w:lang w:val="en-US"/>
        </w:rPr>
      </w:pPr>
      <w:r w:rsidRPr="0023175F">
        <w:rPr>
          <w:rFonts w:ascii="Consolas" w:hAnsi="Consolas" w:cs="Times New Roman"/>
          <w:szCs w:val="28"/>
          <w:lang w:val="en-US"/>
        </w:rPr>
        <w:t xml:space="preserve">    </w:t>
      </w:r>
      <w:proofErr w:type="spellStart"/>
      <w:proofErr w:type="gramStart"/>
      <w:r w:rsidRPr="0023175F">
        <w:rPr>
          <w:rFonts w:ascii="Consolas" w:hAnsi="Consolas" w:cs="Times New Roman"/>
          <w:szCs w:val="28"/>
          <w:lang w:val="en-US"/>
        </w:rPr>
        <w:t>cout</w:t>
      </w:r>
      <w:proofErr w:type="spellEnd"/>
      <w:proofErr w:type="gramEnd"/>
      <w:r w:rsidRPr="0023175F">
        <w:rPr>
          <w:rFonts w:ascii="Consolas" w:hAnsi="Consolas" w:cs="Times New Roman"/>
          <w:szCs w:val="28"/>
          <w:lang w:val="en-US"/>
        </w:rPr>
        <w:t xml:space="preserve"> &lt;&lt; "</w:t>
      </w:r>
      <w:proofErr w:type="spellStart"/>
      <w:r w:rsidRPr="0023175F">
        <w:rPr>
          <w:rFonts w:ascii="Consolas" w:hAnsi="Consolas" w:cs="Times New Roman"/>
          <w:szCs w:val="28"/>
          <w:lang w:val="en-US"/>
        </w:rPr>
        <w:t>cant</w:t>
      </w:r>
      <w:proofErr w:type="spellEnd"/>
      <w:r w:rsidRPr="0023175F">
        <w:rPr>
          <w:rFonts w:ascii="Consolas" w:hAnsi="Consolas" w:cs="Times New Roman"/>
          <w:szCs w:val="28"/>
          <w:lang w:val="en-US"/>
        </w:rPr>
        <w:t xml:space="preserve"> open" &lt;&lt; filename &lt;&lt; </w:t>
      </w:r>
      <w:proofErr w:type="spellStart"/>
      <w:r w:rsidRPr="0023175F">
        <w:rPr>
          <w:rFonts w:ascii="Consolas" w:hAnsi="Consolas" w:cs="Times New Roman"/>
          <w:szCs w:val="28"/>
          <w:lang w:val="en-US"/>
        </w:rPr>
        <w:t>endl</w:t>
      </w:r>
      <w:proofErr w:type="spellEnd"/>
      <w:r w:rsidRPr="0023175F">
        <w:rPr>
          <w:rFonts w:ascii="Consolas" w:hAnsi="Consolas" w:cs="Times New Roman"/>
          <w:szCs w:val="28"/>
          <w:lang w:val="en-US"/>
        </w:rPr>
        <w:t>;</w:t>
      </w:r>
    </w:p>
    <w:p w14:paraId="0EDDE3A8" w14:textId="77777777" w:rsidR="008B028C" w:rsidRPr="0023175F" w:rsidRDefault="008B028C" w:rsidP="008B028C">
      <w:pPr>
        <w:spacing w:after="0" w:line="360" w:lineRule="auto"/>
        <w:ind w:firstLine="708"/>
        <w:jc w:val="both"/>
        <w:rPr>
          <w:rFonts w:ascii="Consolas" w:hAnsi="Consolas" w:cs="Times New Roman"/>
          <w:szCs w:val="28"/>
        </w:rPr>
      </w:pPr>
      <w:r w:rsidRPr="0023175F">
        <w:rPr>
          <w:rFonts w:ascii="Consolas" w:hAnsi="Consolas" w:cs="Times New Roman"/>
          <w:szCs w:val="28"/>
          <w:lang w:val="en-US"/>
        </w:rPr>
        <w:t xml:space="preserve">    </w:t>
      </w:r>
      <w:proofErr w:type="gramStart"/>
      <w:r w:rsidRPr="0023175F">
        <w:rPr>
          <w:rFonts w:ascii="Consolas" w:hAnsi="Consolas" w:cs="Times New Roman"/>
          <w:szCs w:val="28"/>
          <w:lang w:val="en-US"/>
        </w:rPr>
        <w:t>return</w:t>
      </w:r>
      <w:proofErr w:type="gramEnd"/>
      <w:r w:rsidRPr="0023175F">
        <w:rPr>
          <w:rFonts w:ascii="Consolas" w:hAnsi="Consolas" w:cs="Times New Roman"/>
          <w:szCs w:val="28"/>
        </w:rPr>
        <w:t xml:space="preserve"> -1;</w:t>
      </w:r>
    </w:p>
    <w:p w14:paraId="1B95EF1D" w14:textId="1FFA9251" w:rsidR="008B028C" w:rsidRPr="00DA0C0F" w:rsidRDefault="008B028C" w:rsidP="00DA0C0F">
      <w:pPr>
        <w:spacing w:after="0" w:line="360" w:lineRule="auto"/>
        <w:ind w:firstLine="708"/>
        <w:jc w:val="both"/>
        <w:rPr>
          <w:rFonts w:ascii="Consolas" w:hAnsi="Consolas" w:cs="Times New Roman"/>
          <w:szCs w:val="28"/>
        </w:rPr>
      </w:pPr>
      <w:r w:rsidRPr="0023175F">
        <w:rPr>
          <w:rFonts w:ascii="Consolas" w:hAnsi="Consolas" w:cs="Times New Roman"/>
          <w:szCs w:val="28"/>
        </w:rPr>
        <w:t xml:space="preserve"> }</w:t>
      </w:r>
      <w:commentRangeEnd w:id="39"/>
      <w:r>
        <w:rPr>
          <w:rStyle w:val="a8"/>
        </w:rPr>
        <w:commentReference w:id="39"/>
      </w:r>
    </w:p>
    <w:p w14:paraId="43ECD45C" w14:textId="77777777" w:rsidR="00204FED" w:rsidRPr="00204FED" w:rsidRDefault="00204FED" w:rsidP="00204FED">
      <w:pPr>
        <w:spacing w:after="0" w:line="360" w:lineRule="auto"/>
        <w:jc w:val="both"/>
        <w:rPr>
          <w:rFonts w:ascii="Times New Roman" w:hAnsi="Times New Roman" w:cs="Times New Roman"/>
          <w:sz w:val="28"/>
          <w:szCs w:val="28"/>
        </w:rPr>
      </w:pPr>
    </w:p>
    <w:p w14:paraId="6F9BB7F8" w14:textId="090CD50B" w:rsidR="00204FED" w:rsidRPr="008B028C" w:rsidRDefault="00CD3C8C" w:rsidP="00204FED">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3.5.</w:t>
      </w:r>
      <w:r w:rsidR="00DA0C0F" w:rsidRPr="00DA0C0F">
        <w:rPr>
          <w:rFonts w:ascii="Times New Roman" w:hAnsi="Times New Roman" w:cs="Times New Roman"/>
          <w:sz w:val="28"/>
          <w:szCs w:val="28"/>
        </w:rPr>
        <w:t>3</w:t>
      </w:r>
      <w:r w:rsidR="00204D3D">
        <w:rPr>
          <w:rStyle w:val="a8"/>
        </w:rPr>
        <w:commentReference w:id="40"/>
      </w:r>
      <w:r w:rsidR="00204FED">
        <w:rPr>
          <w:rFonts w:ascii="Times New Roman" w:hAnsi="Times New Roman" w:cs="Times New Roman"/>
          <w:sz w:val="28"/>
          <w:szCs w:val="28"/>
        </w:rPr>
        <w:t xml:space="preserve"> </w:t>
      </w:r>
      <w:r w:rsidR="008B028C">
        <w:rPr>
          <w:rFonts w:ascii="Times New Roman" w:hAnsi="Times New Roman" w:cs="Times New Roman"/>
          <w:sz w:val="28"/>
          <w:szCs w:val="28"/>
        </w:rPr>
        <w:t xml:space="preserve">Функция </w:t>
      </w:r>
      <w:r w:rsidR="008B028C">
        <w:rPr>
          <w:rFonts w:ascii="Times New Roman" w:hAnsi="Times New Roman" w:cs="Times New Roman"/>
          <w:sz w:val="28"/>
          <w:szCs w:val="28"/>
          <w:lang w:val="en-US"/>
        </w:rPr>
        <w:t>Canny</w:t>
      </w:r>
    </w:p>
    <w:p w14:paraId="3EC5BFDC" w14:textId="77777777" w:rsidR="00DA0C0F" w:rsidRDefault="008B028C" w:rsidP="00DA0C0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Эта функция позволяет создать изображение с обнаруженными гранями используя оператор </w:t>
      </w:r>
      <w:proofErr w:type="spellStart"/>
      <w:r>
        <w:rPr>
          <w:rFonts w:ascii="Times New Roman" w:hAnsi="Times New Roman" w:cs="Times New Roman"/>
          <w:sz w:val="28"/>
          <w:szCs w:val="28"/>
        </w:rPr>
        <w:t>Канни</w:t>
      </w:r>
      <w:proofErr w:type="spellEnd"/>
      <w:r w:rsidR="00DA0C0F">
        <w:rPr>
          <w:rFonts w:ascii="Times New Roman" w:hAnsi="Times New Roman" w:cs="Times New Roman"/>
          <w:sz w:val="28"/>
          <w:szCs w:val="28"/>
        </w:rPr>
        <w:t>.</w:t>
      </w:r>
    </w:p>
    <w:p w14:paraId="64C91C54" w14:textId="77777777" w:rsidR="00DA0C0F" w:rsidRDefault="00DA0C0F" w:rsidP="00DA0C0F">
      <w:pPr>
        <w:spacing w:after="0" w:line="360" w:lineRule="auto"/>
        <w:ind w:firstLine="708"/>
        <w:jc w:val="both"/>
        <w:rPr>
          <w:rFonts w:ascii="Times New Roman" w:hAnsi="Times New Roman" w:cs="Times New Roman"/>
          <w:sz w:val="28"/>
          <w:szCs w:val="28"/>
        </w:rPr>
      </w:pPr>
    </w:p>
    <w:p w14:paraId="1250BB4E" w14:textId="77777777" w:rsidR="00DA0C0F" w:rsidRDefault="00DA0C0F" w:rsidP="00DA0C0F">
      <w:pPr>
        <w:spacing w:after="0" w:line="360" w:lineRule="auto"/>
        <w:ind w:firstLine="708"/>
        <w:jc w:val="both"/>
        <w:rPr>
          <w:rFonts w:ascii="Times New Roman" w:hAnsi="Times New Roman" w:cs="Times New Roman"/>
          <w:sz w:val="28"/>
          <w:szCs w:val="28"/>
        </w:rPr>
      </w:pPr>
    </w:p>
    <w:p w14:paraId="16269075" w14:textId="77777777" w:rsidR="00DA0C0F" w:rsidRPr="00DA0C0F" w:rsidRDefault="00DA0C0F" w:rsidP="000024E8">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lastRenderedPageBreak/>
        <w:t>Пример</w:t>
      </w:r>
      <w:r w:rsidRPr="00DA0C0F">
        <w:rPr>
          <w:rFonts w:ascii="Times New Roman" w:hAnsi="Times New Roman" w:cs="Times New Roman"/>
          <w:sz w:val="28"/>
          <w:szCs w:val="28"/>
          <w:lang w:val="en-US"/>
        </w:rPr>
        <w:t>:</w:t>
      </w:r>
    </w:p>
    <w:p w14:paraId="60809C2A" w14:textId="77777777" w:rsidR="00DA0C0F" w:rsidRPr="00DA0C0F" w:rsidRDefault="00DA0C0F" w:rsidP="00DA0C0F">
      <w:pPr>
        <w:spacing w:after="0" w:line="360" w:lineRule="auto"/>
        <w:jc w:val="both"/>
        <w:rPr>
          <w:rFonts w:ascii="Consolas" w:hAnsi="Consolas" w:cs="Times New Roman"/>
          <w:sz w:val="24"/>
          <w:szCs w:val="28"/>
          <w:lang w:val="en-US"/>
        </w:rPr>
      </w:pPr>
      <w:r w:rsidRPr="00DA0C0F">
        <w:rPr>
          <w:rFonts w:ascii="Times New Roman" w:hAnsi="Times New Roman" w:cs="Times New Roman"/>
          <w:sz w:val="28"/>
          <w:szCs w:val="28"/>
          <w:lang w:val="en-US"/>
        </w:rPr>
        <w:tab/>
      </w:r>
      <w:r w:rsidRPr="00DA0C0F">
        <w:rPr>
          <w:rFonts w:ascii="Consolas" w:hAnsi="Consolas" w:cs="Times New Roman"/>
          <w:szCs w:val="28"/>
          <w:lang w:val="en-US"/>
        </w:rPr>
        <w:t xml:space="preserve">Mat res, </w:t>
      </w:r>
      <w:proofErr w:type="spellStart"/>
      <w:proofErr w:type="gramStart"/>
      <w:r w:rsidRPr="00DA0C0F">
        <w:rPr>
          <w:rFonts w:ascii="Consolas" w:hAnsi="Consolas" w:cs="Times New Roman"/>
          <w:szCs w:val="28"/>
          <w:lang w:val="en-US"/>
        </w:rPr>
        <w:t>dst</w:t>
      </w:r>
      <w:proofErr w:type="spellEnd"/>
      <w:proofErr w:type="gramEnd"/>
      <w:r w:rsidRPr="00DA0C0F">
        <w:rPr>
          <w:rFonts w:ascii="Consolas" w:hAnsi="Consolas" w:cs="Times New Roman"/>
          <w:szCs w:val="28"/>
          <w:lang w:val="en-US"/>
        </w:rPr>
        <w:t>;</w:t>
      </w:r>
    </w:p>
    <w:p w14:paraId="40F3D1EC" w14:textId="77777777" w:rsidR="00DA0C0F" w:rsidRPr="00DA0C0F" w:rsidRDefault="00DA0C0F" w:rsidP="00DA0C0F">
      <w:pPr>
        <w:spacing w:after="0" w:line="360" w:lineRule="auto"/>
        <w:jc w:val="both"/>
        <w:rPr>
          <w:ins w:id="41" w:author="Alexey (SUAI)" w:date="2017-05-30T23:32:00Z"/>
          <w:rFonts w:ascii="Consolas" w:hAnsi="Consolas" w:cs="Times New Roman"/>
          <w:sz w:val="24"/>
          <w:szCs w:val="28"/>
          <w:lang w:val="en-US"/>
        </w:rPr>
      </w:pPr>
      <w:r w:rsidRPr="00DA0C0F">
        <w:rPr>
          <w:rFonts w:ascii="Consolas" w:hAnsi="Consolas" w:cs="Times New Roman"/>
          <w:sz w:val="24"/>
          <w:szCs w:val="28"/>
          <w:lang w:val="en-US"/>
        </w:rPr>
        <w:tab/>
      </w:r>
      <w:proofErr w:type="gramStart"/>
      <w:r w:rsidRPr="00DA0C0F">
        <w:rPr>
          <w:rFonts w:ascii="Consolas" w:hAnsi="Consolas" w:cs="Times New Roman"/>
          <w:szCs w:val="28"/>
          <w:lang w:val="en-US"/>
        </w:rPr>
        <w:t>Canny(</w:t>
      </w:r>
      <w:proofErr w:type="gramEnd"/>
      <w:r w:rsidRPr="00DA0C0F">
        <w:rPr>
          <w:rFonts w:ascii="Consolas" w:hAnsi="Consolas" w:cs="Times New Roman"/>
          <w:szCs w:val="28"/>
          <w:lang w:val="en-US"/>
        </w:rPr>
        <w:t xml:space="preserve">res, </w:t>
      </w:r>
      <w:proofErr w:type="spellStart"/>
      <w:r w:rsidRPr="00DA0C0F">
        <w:rPr>
          <w:rFonts w:ascii="Consolas" w:hAnsi="Consolas" w:cs="Times New Roman"/>
          <w:szCs w:val="28"/>
          <w:lang w:val="en-US"/>
        </w:rPr>
        <w:t>dst</w:t>
      </w:r>
      <w:proofErr w:type="spellEnd"/>
      <w:r w:rsidRPr="00DA0C0F">
        <w:rPr>
          <w:rFonts w:ascii="Consolas" w:hAnsi="Consolas" w:cs="Times New Roman"/>
          <w:szCs w:val="28"/>
          <w:lang w:val="en-US"/>
        </w:rPr>
        <w:t>, 20, 50, 3);</w:t>
      </w:r>
    </w:p>
    <w:p w14:paraId="576E8949" w14:textId="77777777" w:rsidR="00DA0C0F" w:rsidRDefault="00DA0C0F" w:rsidP="00DA0C0F">
      <w:pPr>
        <w:spacing w:after="0" w:line="360" w:lineRule="auto"/>
        <w:ind w:firstLine="708"/>
        <w:jc w:val="both"/>
        <w:rPr>
          <w:rFonts w:ascii="Times New Roman" w:hAnsi="Times New Roman" w:cs="Times New Roman"/>
          <w:sz w:val="28"/>
          <w:szCs w:val="28"/>
        </w:rPr>
      </w:pPr>
    </w:p>
    <w:p w14:paraId="4B954E1E" w14:textId="2105C51F" w:rsidR="008B028C" w:rsidRPr="008B028C" w:rsidRDefault="00DA0C0F" w:rsidP="008B028C">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res</w:t>
      </w:r>
      <w:r w:rsidR="008B028C" w:rsidRPr="008B028C">
        <w:rPr>
          <w:rFonts w:ascii="Times New Roman" w:hAnsi="Times New Roman" w:cs="Times New Roman"/>
          <w:sz w:val="28"/>
          <w:szCs w:val="28"/>
        </w:rPr>
        <w:t xml:space="preserve"> —</w:t>
      </w:r>
      <w:r w:rsidR="008B028C">
        <w:rPr>
          <w:rFonts w:ascii="Times New Roman" w:hAnsi="Times New Roman" w:cs="Times New Roman"/>
          <w:sz w:val="28"/>
          <w:szCs w:val="28"/>
        </w:rPr>
        <w:t xml:space="preserve">исходное </w:t>
      </w:r>
      <w:r w:rsidR="008B028C" w:rsidRPr="008B028C">
        <w:rPr>
          <w:rFonts w:ascii="Times New Roman" w:hAnsi="Times New Roman" w:cs="Times New Roman"/>
          <w:sz w:val="28"/>
          <w:szCs w:val="28"/>
        </w:rPr>
        <w:t xml:space="preserve">изображение для обработки </w:t>
      </w:r>
    </w:p>
    <w:p w14:paraId="39E2C1EB" w14:textId="32A3799D" w:rsidR="008B028C" w:rsidRPr="008B028C" w:rsidRDefault="00DA0C0F" w:rsidP="008B028C">
      <w:pPr>
        <w:pStyle w:val="a3"/>
        <w:numPr>
          <w:ilvl w:val="0"/>
          <w:numId w:val="19"/>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dst</w:t>
      </w:r>
      <w:proofErr w:type="spellEnd"/>
      <w:r w:rsidR="008B028C" w:rsidRPr="008B028C">
        <w:rPr>
          <w:rFonts w:ascii="Times New Roman" w:hAnsi="Times New Roman" w:cs="Times New Roman"/>
          <w:sz w:val="28"/>
          <w:szCs w:val="28"/>
        </w:rPr>
        <w:t xml:space="preserve"> — одноканальное изображение для хранения границ, найденных функцией</w:t>
      </w:r>
    </w:p>
    <w:p w14:paraId="4B363939" w14:textId="1399EEFC" w:rsidR="008B028C" w:rsidRPr="008B028C" w:rsidRDefault="008B028C" w:rsidP="008B028C">
      <w:pPr>
        <w:pStyle w:val="a3"/>
        <w:numPr>
          <w:ilvl w:val="0"/>
          <w:numId w:val="19"/>
        </w:numPr>
        <w:spacing w:after="0" w:line="360" w:lineRule="auto"/>
        <w:jc w:val="both"/>
        <w:rPr>
          <w:rFonts w:ascii="Times New Roman" w:hAnsi="Times New Roman" w:cs="Times New Roman"/>
          <w:sz w:val="28"/>
          <w:szCs w:val="28"/>
        </w:rPr>
      </w:pPr>
      <w:r w:rsidRPr="008B028C">
        <w:rPr>
          <w:rFonts w:ascii="Times New Roman" w:hAnsi="Times New Roman" w:cs="Times New Roman"/>
          <w:sz w:val="28"/>
          <w:szCs w:val="28"/>
        </w:rPr>
        <w:t>threshold1 — порог минимума</w:t>
      </w:r>
      <w:r w:rsidR="00DA0C0F" w:rsidRPr="00DA0C0F">
        <w:rPr>
          <w:rFonts w:ascii="Times New Roman" w:hAnsi="Times New Roman" w:cs="Times New Roman"/>
          <w:sz w:val="28"/>
          <w:szCs w:val="28"/>
        </w:rPr>
        <w:t xml:space="preserve">, </w:t>
      </w:r>
      <w:r w:rsidR="00DA0C0F">
        <w:rPr>
          <w:rFonts w:ascii="Times New Roman" w:hAnsi="Times New Roman" w:cs="Times New Roman"/>
          <w:sz w:val="28"/>
          <w:szCs w:val="28"/>
        </w:rPr>
        <w:t>в нашем случае 20</w:t>
      </w:r>
    </w:p>
    <w:p w14:paraId="7A3E2C46" w14:textId="1372060D" w:rsidR="008B028C" w:rsidRPr="008B028C" w:rsidRDefault="008B028C" w:rsidP="008B028C">
      <w:pPr>
        <w:pStyle w:val="a3"/>
        <w:numPr>
          <w:ilvl w:val="0"/>
          <w:numId w:val="19"/>
        </w:numPr>
        <w:spacing w:after="0" w:line="360" w:lineRule="auto"/>
        <w:jc w:val="both"/>
        <w:rPr>
          <w:rFonts w:ascii="Times New Roman" w:hAnsi="Times New Roman" w:cs="Times New Roman"/>
          <w:sz w:val="28"/>
          <w:szCs w:val="28"/>
        </w:rPr>
      </w:pPr>
      <w:r w:rsidRPr="008B028C">
        <w:rPr>
          <w:rFonts w:ascii="Times New Roman" w:hAnsi="Times New Roman" w:cs="Times New Roman"/>
          <w:sz w:val="28"/>
          <w:szCs w:val="28"/>
        </w:rPr>
        <w:t>threshold2 — порог максимума</w:t>
      </w:r>
      <w:r w:rsidR="00DA0C0F">
        <w:rPr>
          <w:rFonts w:ascii="Times New Roman" w:hAnsi="Times New Roman" w:cs="Times New Roman"/>
          <w:sz w:val="28"/>
          <w:szCs w:val="28"/>
        </w:rPr>
        <w:t>, в нашем случае 50</w:t>
      </w:r>
    </w:p>
    <w:p w14:paraId="08A164CA" w14:textId="185EE5A9" w:rsidR="008B028C" w:rsidRPr="008B028C" w:rsidRDefault="008B028C" w:rsidP="008B028C">
      <w:pPr>
        <w:pStyle w:val="a3"/>
        <w:numPr>
          <w:ilvl w:val="0"/>
          <w:numId w:val="19"/>
        </w:numPr>
        <w:spacing w:after="0" w:line="360" w:lineRule="auto"/>
        <w:jc w:val="both"/>
        <w:rPr>
          <w:rFonts w:ascii="Times New Roman" w:hAnsi="Times New Roman" w:cs="Times New Roman"/>
          <w:sz w:val="28"/>
          <w:szCs w:val="28"/>
        </w:rPr>
      </w:pPr>
      <w:proofErr w:type="spellStart"/>
      <w:r w:rsidRPr="008B028C">
        <w:rPr>
          <w:rFonts w:ascii="Times New Roman" w:hAnsi="Times New Roman" w:cs="Times New Roman"/>
          <w:sz w:val="28"/>
          <w:szCs w:val="28"/>
        </w:rPr>
        <w:t>aperture_size</w:t>
      </w:r>
      <w:proofErr w:type="spellEnd"/>
      <w:r w:rsidRPr="008B028C">
        <w:rPr>
          <w:rFonts w:ascii="Times New Roman" w:hAnsi="Times New Roman" w:cs="Times New Roman"/>
          <w:sz w:val="28"/>
          <w:szCs w:val="28"/>
        </w:rPr>
        <w:t xml:space="preserve"> — размер для оператора </w:t>
      </w:r>
      <w:proofErr w:type="spellStart"/>
      <w:r w:rsidRPr="008B028C">
        <w:rPr>
          <w:rFonts w:ascii="Times New Roman" w:hAnsi="Times New Roman" w:cs="Times New Roman"/>
          <w:sz w:val="28"/>
          <w:szCs w:val="28"/>
        </w:rPr>
        <w:t>Собеля</w:t>
      </w:r>
      <w:proofErr w:type="spellEnd"/>
      <w:r w:rsidR="00DA0C0F">
        <w:rPr>
          <w:rFonts w:ascii="Times New Roman" w:hAnsi="Times New Roman" w:cs="Times New Roman"/>
          <w:sz w:val="28"/>
          <w:szCs w:val="28"/>
        </w:rPr>
        <w:t>, стандартное значение 3</w:t>
      </w:r>
    </w:p>
    <w:p w14:paraId="1B9E4F38" w14:textId="77777777" w:rsidR="00204D3D" w:rsidRDefault="00204D3D" w:rsidP="00DA0C0F">
      <w:pPr>
        <w:spacing w:after="0" w:line="360" w:lineRule="auto"/>
        <w:jc w:val="both"/>
        <w:rPr>
          <w:rFonts w:ascii="Times New Roman" w:hAnsi="Times New Roman" w:cs="Times New Roman"/>
          <w:sz w:val="28"/>
          <w:szCs w:val="28"/>
        </w:rPr>
      </w:pPr>
    </w:p>
    <w:p w14:paraId="03F49BD5" w14:textId="28B92600" w:rsidR="00DA0C0F" w:rsidRDefault="00DA0C0F" w:rsidP="002746B4">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3.5.4 </w:t>
      </w:r>
      <w:r>
        <w:rPr>
          <w:rFonts w:ascii="Times New Roman" w:hAnsi="Times New Roman" w:cs="Times New Roman"/>
          <w:sz w:val="28"/>
          <w:szCs w:val="28"/>
        </w:rPr>
        <w:t>Функция</w:t>
      </w:r>
      <w:r w:rsidRPr="00DA0C0F">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HoughLinesP</w:t>
      </w:r>
      <w:proofErr w:type="spellEnd"/>
    </w:p>
    <w:p w14:paraId="0B9D3C12" w14:textId="67F2290F" w:rsidR="00DA0C0F" w:rsidRDefault="000024E8" w:rsidP="000024E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Эта функция</w:t>
      </w:r>
      <w:r w:rsidR="00DA0C0F">
        <w:rPr>
          <w:rFonts w:ascii="Times New Roman" w:hAnsi="Times New Roman" w:cs="Times New Roman"/>
          <w:sz w:val="28"/>
          <w:szCs w:val="28"/>
        </w:rPr>
        <w:t xml:space="preserve"> позволяет выделить </w:t>
      </w:r>
      <w:r>
        <w:rPr>
          <w:rFonts w:ascii="Times New Roman" w:hAnsi="Times New Roman" w:cs="Times New Roman"/>
          <w:sz w:val="28"/>
          <w:szCs w:val="28"/>
        </w:rPr>
        <w:t xml:space="preserve">линии на изображении вероятностным методом </w:t>
      </w:r>
      <w:proofErr w:type="spellStart"/>
      <w:r>
        <w:rPr>
          <w:rFonts w:ascii="Times New Roman" w:hAnsi="Times New Roman" w:cs="Times New Roman"/>
          <w:sz w:val="28"/>
          <w:szCs w:val="28"/>
        </w:rPr>
        <w:t>Хафа</w:t>
      </w:r>
      <w:proofErr w:type="spellEnd"/>
      <w:r>
        <w:rPr>
          <w:rFonts w:ascii="Times New Roman" w:hAnsi="Times New Roman" w:cs="Times New Roman"/>
          <w:sz w:val="28"/>
          <w:szCs w:val="28"/>
        </w:rPr>
        <w:t>, который от классического метода(</w:t>
      </w:r>
      <w:proofErr w:type="spellStart"/>
      <w:r>
        <w:rPr>
          <w:rFonts w:ascii="Times New Roman" w:hAnsi="Times New Roman" w:cs="Times New Roman"/>
          <w:sz w:val="28"/>
          <w:szCs w:val="28"/>
          <w:lang w:val="en-US"/>
        </w:rPr>
        <w:t>HoughLines</w:t>
      </w:r>
      <w:proofErr w:type="spellEnd"/>
      <w:r w:rsidRPr="000024E8">
        <w:rPr>
          <w:rFonts w:ascii="Times New Roman" w:hAnsi="Times New Roman" w:cs="Times New Roman"/>
          <w:sz w:val="28"/>
          <w:szCs w:val="28"/>
        </w:rPr>
        <w:t xml:space="preserve">) </w:t>
      </w:r>
      <w:r>
        <w:rPr>
          <w:rFonts w:ascii="Times New Roman" w:hAnsi="Times New Roman" w:cs="Times New Roman"/>
          <w:sz w:val="28"/>
          <w:szCs w:val="28"/>
        </w:rPr>
        <w:t>отличается тем, что проводится анализ лишь части точек исходного изображения</w:t>
      </w:r>
      <w:r>
        <w:rPr>
          <w:rFonts w:ascii="Times New Roman" w:hAnsi="Times New Roman" w:cs="Times New Roman"/>
          <w:sz w:val="28"/>
          <w:szCs w:val="28"/>
        </w:rPr>
        <w:t xml:space="preserve">, что позволяет </w:t>
      </w:r>
      <w:r>
        <w:rPr>
          <w:rFonts w:ascii="Times New Roman" w:hAnsi="Times New Roman" w:cs="Times New Roman"/>
          <w:sz w:val="28"/>
          <w:szCs w:val="28"/>
        </w:rPr>
        <w:t>работать</w:t>
      </w:r>
      <w:r>
        <w:rPr>
          <w:rFonts w:ascii="Times New Roman" w:hAnsi="Times New Roman" w:cs="Times New Roman"/>
          <w:sz w:val="28"/>
          <w:szCs w:val="28"/>
        </w:rPr>
        <w:t xml:space="preserve"> более эффективно в случае изображений с несколькими длинными линейными сегментами.</w:t>
      </w:r>
    </w:p>
    <w:p w14:paraId="59FF63F4" w14:textId="77777777" w:rsidR="000024E8" w:rsidRDefault="000024E8" w:rsidP="000024E8">
      <w:pPr>
        <w:spacing w:after="0" w:line="360" w:lineRule="auto"/>
        <w:jc w:val="both"/>
        <w:rPr>
          <w:rFonts w:ascii="Times New Roman" w:hAnsi="Times New Roman" w:cs="Times New Roman"/>
          <w:sz w:val="28"/>
          <w:szCs w:val="28"/>
        </w:rPr>
      </w:pPr>
    </w:p>
    <w:p w14:paraId="35AA5FE9" w14:textId="5AB91CEA" w:rsidR="000024E8" w:rsidRPr="000024E8" w:rsidRDefault="000024E8" w:rsidP="000024E8">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Пример</w:t>
      </w:r>
      <w:r w:rsidRPr="000024E8">
        <w:rPr>
          <w:rFonts w:ascii="Times New Roman" w:hAnsi="Times New Roman" w:cs="Times New Roman"/>
          <w:sz w:val="28"/>
          <w:szCs w:val="28"/>
          <w:lang w:val="en-US"/>
        </w:rPr>
        <w:t>:</w:t>
      </w:r>
    </w:p>
    <w:p w14:paraId="554C6364" w14:textId="39AFAA95" w:rsidR="000024E8" w:rsidRPr="000024E8" w:rsidRDefault="000024E8" w:rsidP="000024E8">
      <w:pPr>
        <w:spacing w:after="0" w:line="360" w:lineRule="auto"/>
        <w:jc w:val="both"/>
        <w:rPr>
          <w:rFonts w:ascii="Consolas" w:hAnsi="Consolas" w:cs="Times New Roman"/>
          <w:szCs w:val="28"/>
          <w:lang w:val="en-US"/>
        </w:rPr>
      </w:pPr>
      <w:r w:rsidRPr="000024E8">
        <w:rPr>
          <w:rFonts w:ascii="Times New Roman" w:hAnsi="Times New Roman" w:cs="Times New Roman"/>
          <w:sz w:val="28"/>
          <w:szCs w:val="28"/>
          <w:lang w:val="en-US"/>
        </w:rPr>
        <w:tab/>
      </w:r>
      <w:r w:rsidRPr="000024E8">
        <w:rPr>
          <w:rFonts w:ascii="Consolas" w:hAnsi="Consolas" w:cs="Times New Roman"/>
          <w:szCs w:val="28"/>
          <w:lang w:val="en-US"/>
        </w:rPr>
        <w:t xml:space="preserve">Mat </w:t>
      </w:r>
      <w:proofErr w:type="spellStart"/>
      <w:proofErr w:type="gramStart"/>
      <w:r w:rsidRPr="000024E8">
        <w:rPr>
          <w:rFonts w:ascii="Consolas" w:hAnsi="Consolas" w:cs="Times New Roman"/>
          <w:szCs w:val="28"/>
          <w:lang w:val="en-US"/>
        </w:rPr>
        <w:t>dst</w:t>
      </w:r>
      <w:proofErr w:type="spellEnd"/>
      <w:proofErr w:type="gramEnd"/>
      <w:r w:rsidRPr="000024E8">
        <w:rPr>
          <w:rFonts w:ascii="Consolas" w:hAnsi="Consolas" w:cs="Times New Roman"/>
          <w:szCs w:val="28"/>
          <w:lang w:val="en-US"/>
        </w:rPr>
        <w:t>;</w:t>
      </w:r>
    </w:p>
    <w:p w14:paraId="3280FBCC" w14:textId="4D9B2E4F" w:rsidR="000024E8" w:rsidRPr="000024E8" w:rsidRDefault="000024E8" w:rsidP="000024E8">
      <w:pPr>
        <w:spacing w:after="0" w:line="360" w:lineRule="auto"/>
        <w:jc w:val="both"/>
        <w:rPr>
          <w:rFonts w:ascii="Consolas" w:hAnsi="Consolas" w:cs="Times New Roman"/>
          <w:szCs w:val="28"/>
          <w:lang w:val="en-US"/>
        </w:rPr>
      </w:pPr>
      <w:r w:rsidRPr="000024E8">
        <w:rPr>
          <w:rFonts w:ascii="Consolas" w:hAnsi="Consolas" w:cs="Times New Roman"/>
          <w:szCs w:val="28"/>
          <w:lang w:val="en-US"/>
        </w:rPr>
        <w:tab/>
      </w:r>
      <w:proofErr w:type="gramStart"/>
      <w:r w:rsidRPr="000024E8">
        <w:rPr>
          <w:rFonts w:ascii="Consolas" w:hAnsi="Consolas" w:cs="Times New Roman"/>
          <w:szCs w:val="28"/>
          <w:lang w:val="en-US"/>
        </w:rPr>
        <w:t>vector&lt;</w:t>
      </w:r>
      <w:proofErr w:type="gramEnd"/>
      <w:r w:rsidRPr="000024E8">
        <w:rPr>
          <w:rFonts w:ascii="Consolas" w:hAnsi="Consolas" w:cs="Times New Roman"/>
          <w:szCs w:val="28"/>
          <w:lang w:val="en-US"/>
        </w:rPr>
        <w:t>Vec4i&gt; lines;</w:t>
      </w:r>
    </w:p>
    <w:p w14:paraId="642E2E75" w14:textId="65F74AF4" w:rsidR="000024E8" w:rsidRPr="000024E8" w:rsidRDefault="000024E8" w:rsidP="000024E8">
      <w:pPr>
        <w:spacing w:after="0" w:line="360" w:lineRule="auto"/>
        <w:ind w:firstLine="708"/>
        <w:jc w:val="both"/>
        <w:rPr>
          <w:rFonts w:ascii="Consolas" w:hAnsi="Consolas" w:cs="Times New Roman"/>
          <w:szCs w:val="28"/>
          <w:lang w:val="en-US"/>
        </w:rPr>
      </w:pPr>
      <w:proofErr w:type="spellStart"/>
      <w:proofErr w:type="gramStart"/>
      <w:r w:rsidRPr="000024E8">
        <w:rPr>
          <w:rFonts w:ascii="Consolas" w:hAnsi="Consolas" w:cs="Times New Roman"/>
          <w:szCs w:val="28"/>
          <w:lang w:val="en-US"/>
        </w:rPr>
        <w:t>HoughLinesP</w:t>
      </w:r>
      <w:proofErr w:type="spellEnd"/>
      <w:r w:rsidRPr="000024E8">
        <w:rPr>
          <w:rFonts w:ascii="Consolas" w:hAnsi="Consolas" w:cs="Times New Roman"/>
          <w:szCs w:val="28"/>
          <w:lang w:val="en-US"/>
        </w:rPr>
        <w:t>(</w:t>
      </w:r>
      <w:proofErr w:type="spellStart"/>
      <w:proofErr w:type="gramEnd"/>
      <w:r w:rsidRPr="000024E8">
        <w:rPr>
          <w:rFonts w:ascii="Consolas" w:hAnsi="Consolas" w:cs="Times New Roman"/>
          <w:szCs w:val="28"/>
          <w:lang w:val="en-US"/>
        </w:rPr>
        <w:t>dst</w:t>
      </w:r>
      <w:proofErr w:type="spellEnd"/>
      <w:r w:rsidRPr="000024E8">
        <w:rPr>
          <w:rFonts w:ascii="Consolas" w:hAnsi="Consolas" w:cs="Times New Roman"/>
          <w:szCs w:val="28"/>
          <w:lang w:val="en-US"/>
        </w:rPr>
        <w:t>, lines, 1, CV_PI/180, 50, 70, 10 );</w:t>
      </w:r>
    </w:p>
    <w:p w14:paraId="501E0CE6" w14:textId="77777777" w:rsidR="000024E8" w:rsidRDefault="000024E8" w:rsidP="000024E8">
      <w:pPr>
        <w:spacing w:after="0" w:line="360" w:lineRule="auto"/>
        <w:ind w:firstLine="708"/>
        <w:jc w:val="both"/>
        <w:rPr>
          <w:rFonts w:ascii="Times New Roman" w:hAnsi="Times New Roman" w:cs="Times New Roman"/>
          <w:sz w:val="28"/>
          <w:szCs w:val="28"/>
          <w:lang w:val="en-US"/>
        </w:rPr>
      </w:pPr>
    </w:p>
    <w:p w14:paraId="2B83AAF0" w14:textId="510F3487" w:rsidR="000024E8" w:rsidRPr="008B028C" w:rsidRDefault="000024E8" w:rsidP="000024E8">
      <w:pPr>
        <w:pStyle w:val="a3"/>
        <w:numPr>
          <w:ilvl w:val="0"/>
          <w:numId w:val="19"/>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dst</w:t>
      </w:r>
      <w:proofErr w:type="spellEnd"/>
      <w:r w:rsidRPr="008B028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028C">
        <w:rPr>
          <w:rFonts w:ascii="Times New Roman" w:hAnsi="Times New Roman" w:cs="Times New Roman"/>
          <w:sz w:val="28"/>
          <w:szCs w:val="28"/>
        </w:rPr>
        <w:t xml:space="preserve">изображение для обработки </w:t>
      </w:r>
    </w:p>
    <w:p w14:paraId="75418157" w14:textId="6FD45B20" w:rsidR="000024E8" w:rsidRPr="008B028C" w:rsidRDefault="000024E8" w:rsidP="000024E8">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lines</w:t>
      </w:r>
      <w:r w:rsidRPr="008B028C">
        <w:rPr>
          <w:rFonts w:ascii="Times New Roman" w:hAnsi="Times New Roman" w:cs="Times New Roman"/>
          <w:sz w:val="28"/>
          <w:szCs w:val="28"/>
        </w:rPr>
        <w:t xml:space="preserve"> — </w:t>
      </w:r>
      <w:r>
        <w:rPr>
          <w:rFonts w:ascii="Times New Roman" w:hAnsi="Times New Roman" w:cs="Times New Roman"/>
          <w:sz w:val="28"/>
          <w:szCs w:val="28"/>
        </w:rPr>
        <w:t>массив</w:t>
      </w:r>
      <w:r w:rsidRPr="000024E8">
        <w:rPr>
          <w:rFonts w:ascii="Times New Roman" w:hAnsi="Times New Roman" w:cs="Times New Roman"/>
          <w:sz w:val="28"/>
          <w:szCs w:val="28"/>
        </w:rPr>
        <w:t xml:space="preserve"> для сохранения найденных линий</w:t>
      </w:r>
    </w:p>
    <w:p w14:paraId="61E7C101" w14:textId="62473630" w:rsidR="000024E8" w:rsidRPr="000024E8" w:rsidRDefault="000024E8" w:rsidP="000024E8">
      <w:pPr>
        <w:pStyle w:val="a3"/>
        <w:numPr>
          <w:ilvl w:val="0"/>
          <w:numId w:val="19"/>
        </w:numPr>
        <w:spacing w:after="0" w:line="360" w:lineRule="auto"/>
        <w:jc w:val="both"/>
        <w:rPr>
          <w:rFonts w:ascii="Times New Roman" w:hAnsi="Times New Roman" w:cs="Times New Roman"/>
          <w:sz w:val="28"/>
          <w:szCs w:val="28"/>
        </w:rPr>
      </w:pPr>
      <w:proofErr w:type="spellStart"/>
      <w:r w:rsidRPr="000024E8">
        <w:rPr>
          <w:rFonts w:ascii="Times New Roman" w:hAnsi="Times New Roman" w:cs="Times New Roman"/>
          <w:sz w:val="28"/>
          <w:szCs w:val="28"/>
        </w:rPr>
        <w:t>rho</w:t>
      </w:r>
      <w:proofErr w:type="spellEnd"/>
      <w:r w:rsidRPr="000024E8">
        <w:rPr>
          <w:rFonts w:ascii="Times New Roman" w:hAnsi="Times New Roman" w:cs="Times New Roman"/>
          <w:sz w:val="28"/>
          <w:szCs w:val="28"/>
        </w:rPr>
        <w:t xml:space="preserve"> — разрешение по дистанции</w:t>
      </w:r>
      <w:r>
        <w:rPr>
          <w:rFonts w:ascii="Times New Roman" w:hAnsi="Times New Roman" w:cs="Times New Roman"/>
          <w:sz w:val="28"/>
          <w:szCs w:val="28"/>
        </w:rPr>
        <w:t>, в нашем случае 1</w:t>
      </w:r>
    </w:p>
    <w:p w14:paraId="12E42D9D" w14:textId="73CE432F" w:rsidR="000024E8" w:rsidRPr="000024E8" w:rsidRDefault="000024E8" w:rsidP="000024E8">
      <w:pPr>
        <w:pStyle w:val="a3"/>
        <w:numPr>
          <w:ilvl w:val="0"/>
          <w:numId w:val="19"/>
        </w:numPr>
        <w:spacing w:after="0" w:line="360" w:lineRule="auto"/>
        <w:jc w:val="both"/>
        <w:rPr>
          <w:rFonts w:ascii="Times New Roman" w:hAnsi="Times New Roman" w:cs="Times New Roman"/>
          <w:sz w:val="28"/>
          <w:szCs w:val="28"/>
        </w:rPr>
      </w:pPr>
      <w:proofErr w:type="spellStart"/>
      <w:r w:rsidRPr="000024E8">
        <w:rPr>
          <w:rFonts w:ascii="Times New Roman" w:hAnsi="Times New Roman" w:cs="Times New Roman"/>
          <w:sz w:val="28"/>
          <w:szCs w:val="28"/>
        </w:rPr>
        <w:t>theta</w:t>
      </w:r>
      <w:proofErr w:type="spellEnd"/>
      <w:r w:rsidRPr="000024E8">
        <w:rPr>
          <w:rFonts w:ascii="Times New Roman" w:hAnsi="Times New Roman" w:cs="Times New Roman"/>
          <w:sz w:val="28"/>
          <w:szCs w:val="28"/>
        </w:rPr>
        <w:t xml:space="preserve"> — разрешение по углу (в радианах)</w:t>
      </w:r>
      <w:r>
        <w:rPr>
          <w:rFonts w:ascii="Times New Roman" w:hAnsi="Times New Roman" w:cs="Times New Roman"/>
          <w:sz w:val="28"/>
          <w:szCs w:val="28"/>
        </w:rPr>
        <w:t>, в нашем случае 1 градус</w:t>
      </w:r>
    </w:p>
    <w:p w14:paraId="7E0F4980" w14:textId="21982D4A" w:rsidR="000024E8" w:rsidRDefault="000024E8" w:rsidP="000024E8">
      <w:pPr>
        <w:pStyle w:val="a3"/>
        <w:numPr>
          <w:ilvl w:val="0"/>
          <w:numId w:val="19"/>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threshold</w:t>
      </w:r>
      <w:proofErr w:type="spellEnd"/>
      <w:r>
        <w:rPr>
          <w:rFonts w:ascii="Times New Roman" w:hAnsi="Times New Roman" w:cs="Times New Roman"/>
          <w:sz w:val="28"/>
          <w:szCs w:val="28"/>
        </w:rPr>
        <w:t xml:space="preserve"> — пороговый параметр, минимальное количество «пересечений» синусоид</w:t>
      </w:r>
      <w:r w:rsidR="007313CE">
        <w:rPr>
          <w:rFonts w:ascii="Times New Roman" w:hAnsi="Times New Roman" w:cs="Times New Roman"/>
          <w:sz w:val="28"/>
          <w:szCs w:val="28"/>
        </w:rPr>
        <w:t>, в нашем случае 50</w:t>
      </w:r>
    </w:p>
    <w:p w14:paraId="40190710" w14:textId="660E3903" w:rsidR="000024E8" w:rsidRPr="007313CE" w:rsidRDefault="000024E8" w:rsidP="000024E8">
      <w:pPr>
        <w:pStyle w:val="a3"/>
        <w:numPr>
          <w:ilvl w:val="0"/>
          <w:numId w:val="19"/>
        </w:numPr>
        <w:spacing w:after="0" w:line="360" w:lineRule="auto"/>
        <w:jc w:val="both"/>
        <w:rPr>
          <w:rFonts w:ascii="Times New Roman" w:hAnsi="Times New Roman" w:cs="Times New Roman"/>
          <w:sz w:val="28"/>
          <w:szCs w:val="28"/>
        </w:rPr>
      </w:pPr>
      <w:proofErr w:type="spellStart"/>
      <w:r w:rsidRPr="000024E8">
        <w:rPr>
          <w:rFonts w:ascii="Times New Roman" w:hAnsi="Times New Roman" w:cs="Times New Roman"/>
          <w:sz w:val="28"/>
          <w:szCs w:val="28"/>
          <w:lang w:val="en-US"/>
        </w:rPr>
        <w:t>minLinLength</w:t>
      </w:r>
      <w:proofErr w:type="spellEnd"/>
      <w:r w:rsidRPr="007313CE">
        <w:rPr>
          <w:rFonts w:ascii="Times New Roman" w:hAnsi="Times New Roman" w:cs="Times New Roman"/>
          <w:sz w:val="28"/>
          <w:szCs w:val="28"/>
        </w:rPr>
        <w:t xml:space="preserve"> —</w:t>
      </w:r>
      <w:r w:rsidRPr="007313CE">
        <w:rPr>
          <w:rFonts w:ascii="Times New Roman" w:hAnsi="Times New Roman" w:cs="Times New Roman"/>
          <w:sz w:val="28"/>
          <w:szCs w:val="28"/>
        </w:rPr>
        <w:t xml:space="preserve"> </w:t>
      </w:r>
      <w:r w:rsidRPr="007313CE">
        <w:rPr>
          <w:rFonts w:ascii="Times New Roman" w:hAnsi="Times New Roman" w:cs="Times New Roman"/>
          <w:sz w:val="28"/>
          <w:szCs w:val="28"/>
        </w:rPr>
        <w:t>минимальная длина линии</w:t>
      </w:r>
      <w:r w:rsidR="007313CE">
        <w:rPr>
          <w:rFonts w:ascii="Times New Roman" w:hAnsi="Times New Roman" w:cs="Times New Roman"/>
          <w:sz w:val="28"/>
          <w:szCs w:val="28"/>
        </w:rPr>
        <w:t>, в нашем случае 70</w:t>
      </w:r>
    </w:p>
    <w:p w14:paraId="66762B25" w14:textId="7E6C6C3F" w:rsidR="000024E8" w:rsidRDefault="000024E8" w:rsidP="000024E8">
      <w:pPr>
        <w:pStyle w:val="a3"/>
        <w:numPr>
          <w:ilvl w:val="0"/>
          <w:numId w:val="19"/>
        </w:numPr>
        <w:spacing w:after="0" w:line="360" w:lineRule="auto"/>
        <w:jc w:val="both"/>
        <w:rPr>
          <w:rFonts w:ascii="Times New Roman" w:hAnsi="Times New Roman" w:cs="Times New Roman"/>
          <w:sz w:val="28"/>
          <w:szCs w:val="28"/>
        </w:rPr>
      </w:pPr>
      <w:proofErr w:type="spellStart"/>
      <w:r w:rsidRPr="000024E8">
        <w:rPr>
          <w:rFonts w:ascii="Times New Roman" w:hAnsi="Times New Roman" w:cs="Times New Roman"/>
          <w:sz w:val="28"/>
          <w:szCs w:val="28"/>
          <w:lang w:val="en-US"/>
        </w:rPr>
        <w:lastRenderedPageBreak/>
        <w:t>maxLineGap</w:t>
      </w:r>
      <w:proofErr w:type="spellEnd"/>
      <w:r w:rsidRPr="000024E8">
        <w:rPr>
          <w:rFonts w:ascii="Times New Roman" w:hAnsi="Times New Roman" w:cs="Times New Roman"/>
          <w:sz w:val="28"/>
          <w:szCs w:val="28"/>
        </w:rPr>
        <w:t xml:space="preserve"> —</w:t>
      </w:r>
      <w:r w:rsidRPr="000024E8">
        <w:rPr>
          <w:rFonts w:ascii="Times New Roman" w:hAnsi="Times New Roman" w:cs="Times New Roman"/>
          <w:sz w:val="28"/>
          <w:szCs w:val="28"/>
        </w:rPr>
        <w:t xml:space="preserve"> </w:t>
      </w:r>
      <w:r w:rsidRPr="000024E8">
        <w:rPr>
          <w:rFonts w:ascii="Times New Roman" w:hAnsi="Times New Roman" w:cs="Times New Roman"/>
          <w:sz w:val="28"/>
          <w:szCs w:val="28"/>
        </w:rPr>
        <w:t>максимальный про</w:t>
      </w:r>
      <w:r w:rsidR="007313CE">
        <w:rPr>
          <w:rFonts w:ascii="Times New Roman" w:hAnsi="Times New Roman" w:cs="Times New Roman"/>
          <w:sz w:val="28"/>
          <w:szCs w:val="28"/>
        </w:rPr>
        <w:t>межуток между сегментами линии</w:t>
      </w:r>
      <w:r w:rsidRPr="000024E8">
        <w:rPr>
          <w:rFonts w:ascii="Times New Roman" w:hAnsi="Times New Roman" w:cs="Times New Roman"/>
          <w:sz w:val="28"/>
          <w:szCs w:val="28"/>
        </w:rPr>
        <w:t>, чт</w:t>
      </w:r>
      <w:r w:rsidR="007313CE">
        <w:rPr>
          <w:rFonts w:ascii="Times New Roman" w:hAnsi="Times New Roman" w:cs="Times New Roman"/>
          <w:sz w:val="28"/>
          <w:szCs w:val="28"/>
        </w:rPr>
        <w:t>обы считать их одним целым, в нашем случае 10</w:t>
      </w:r>
    </w:p>
    <w:p w14:paraId="2081A1ED" w14:textId="77777777" w:rsidR="007313CE" w:rsidRDefault="007313CE" w:rsidP="007313CE">
      <w:pPr>
        <w:spacing w:after="0" w:line="360" w:lineRule="auto"/>
        <w:ind w:left="1068"/>
        <w:jc w:val="both"/>
        <w:rPr>
          <w:rFonts w:ascii="Times New Roman" w:hAnsi="Times New Roman" w:cs="Times New Roman"/>
          <w:sz w:val="28"/>
          <w:szCs w:val="28"/>
        </w:rPr>
      </w:pPr>
    </w:p>
    <w:p w14:paraId="6585FA5F" w14:textId="072AD234" w:rsidR="007313CE" w:rsidRPr="007313CE" w:rsidRDefault="007313CE" w:rsidP="007313CE">
      <w:pPr>
        <w:spacing w:after="0" w:line="360" w:lineRule="auto"/>
        <w:ind w:left="1068"/>
        <w:jc w:val="both"/>
        <w:rPr>
          <w:rFonts w:ascii="Times New Roman" w:hAnsi="Times New Roman" w:cs="Times New Roman"/>
          <w:sz w:val="28"/>
          <w:szCs w:val="28"/>
        </w:rPr>
      </w:pPr>
      <w:r>
        <w:rPr>
          <w:rFonts w:ascii="Times New Roman" w:hAnsi="Times New Roman" w:cs="Times New Roman"/>
          <w:sz w:val="28"/>
          <w:szCs w:val="28"/>
        </w:rPr>
        <w:t xml:space="preserve">3.5.5 Функция </w:t>
      </w:r>
      <w:r>
        <w:rPr>
          <w:rFonts w:ascii="Times New Roman" w:hAnsi="Times New Roman" w:cs="Times New Roman"/>
          <w:sz w:val="28"/>
          <w:szCs w:val="28"/>
          <w:lang w:val="en-US"/>
        </w:rPr>
        <w:t>line</w:t>
      </w:r>
    </w:p>
    <w:p w14:paraId="042128E7" w14:textId="6F1772B3" w:rsidR="007313CE" w:rsidRDefault="007313CE" w:rsidP="007313C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визуализации найденных линий алгоритмом </w:t>
      </w:r>
      <w:proofErr w:type="spellStart"/>
      <w:r>
        <w:rPr>
          <w:rFonts w:ascii="Times New Roman" w:hAnsi="Times New Roman" w:cs="Times New Roman"/>
          <w:sz w:val="28"/>
          <w:szCs w:val="28"/>
        </w:rPr>
        <w:t>Хафа</w:t>
      </w:r>
      <w:proofErr w:type="spellEnd"/>
      <w:r>
        <w:rPr>
          <w:rFonts w:ascii="Times New Roman" w:hAnsi="Times New Roman" w:cs="Times New Roman"/>
          <w:sz w:val="28"/>
          <w:szCs w:val="28"/>
        </w:rPr>
        <w:t xml:space="preserve"> необходимо использовать функцию </w:t>
      </w:r>
      <w:r>
        <w:rPr>
          <w:rFonts w:ascii="Times New Roman" w:hAnsi="Times New Roman" w:cs="Times New Roman"/>
          <w:sz w:val="28"/>
          <w:szCs w:val="28"/>
          <w:lang w:val="en-US"/>
        </w:rPr>
        <w:t>line</w:t>
      </w:r>
      <w:r>
        <w:rPr>
          <w:rFonts w:ascii="Times New Roman" w:hAnsi="Times New Roman" w:cs="Times New Roman"/>
          <w:sz w:val="28"/>
          <w:szCs w:val="28"/>
        </w:rPr>
        <w:t>, которая строит заданную линию по 4 координатам.</w:t>
      </w:r>
    </w:p>
    <w:p w14:paraId="1DAD8A20" w14:textId="77777777" w:rsidR="007313CE" w:rsidRDefault="007313CE" w:rsidP="007313CE">
      <w:pPr>
        <w:spacing w:after="0" w:line="360" w:lineRule="auto"/>
        <w:ind w:firstLine="708"/>
        <w:jc w:val="both"/>
        <w:rPr>
          <w:rFonts w:ascii="Times New Roman" w:hAnsi="Times New Roman" w:cs="Times New Roman"/>
          <w:sz w:val="28"/>
          <w:szCs w:val="28"/>
        </w:rPr>
      </w:pPr>
    </w:p>
    <w:p w14:paraId="2598BE53" w14:textId="3D468DA6" w:rsidR="007313CE" w:rsidRDefault="007313CE" w:rsidP="007313CE">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Пример</w:t>
      </w:r>
      <w:r w:rsidRPr="007313CE">
        <w:rPr>
          <w:rFonts w:ascii="Times New Roman" w:hAnsi="Times New Roman" w:cs="Times New Roman"/>
          <w:sz w:val="28"/>
          <w:szCs w:val="28"/>
          <w:lang w:val="en-US"/>
        </w:rPr>
        <w:t>:</w:t>
      </w:r>
    </w:p>
    <w:p w14:paraId="2757014A" w14:textId="0C6C584F" w:rsidR="007313CE" w:rsidRPr="000024E8" w:rsidRDefault="007313CE" w:rsidP="007313CE">
      <w:pPr>
        <w:spacing w:after="0" w:line="360" w:lineRule="auto"/>
        <w:jc w:val="both"/>
        <w:rPr>
          <w:rFonts w:ascii="Consolas" w:hAnsi="Consolas" w:cs="Times New Roman"/>
          <w:szCs w:val="28"/>
          <w:lang w:val="en-US"/>
        </w:rPr>
      </w:pPr>
      <w:r w:rsidRPr="000024E8">
        <w:rPr>
          <w:rFonts w:ascii="Consolas" w:hAnsi="Consolas" w:cs="Times New Roman"/>
          <w:szCs w:val="28"/>
          <w:lang w:val="en-US"/>
        </w:rPr>
        <w:t xml:space="preserve">Mat </w:t>
      </w:r>
      <w:proofErr w:type="spellStart"/>
      <w:proofErr w:type="gramStart"/>
      <w:r w:rsidRPr="000024E8">
        <w:rPr>
          <w:rFonts w:ascii="Consolas" w:hAnsi="Consolas" w:cs="Times New Roman"/>
          <w:szCs w:val="28"/>
          <w:lang w:val="en-US"/>
        </w:rPr>
        <w:t>dst</w:t>
      </w:r>
      <w:proofErr w:type="spellEnd"/>
      <w:proofErr w:type="gramEnd"/>
      <w:r>
        <w:rPr>
          <w:rFonts w:ascii="Consolas" w:hAnsi="Consolas" w:cs="Times New Roman"/>
          <w:szCs w:val="28"/>
        </w:rPr>
        <w:t xml:space="preserve">, </w:t>
      </w:r>
      <w:r>
        <w:rPr>
          <w:rFonts w:ascii="Consolas" w:hAnsi="Consolas" w:cs="Times New Roman"/>
          <w:szCs w:val="28"/>
          <w:lang w:val="en-US"/>
        </w:rPr>
        <w:t>cdst1</w:t>
      </w:r>
      <w:r w:rsidRPr="000024E8">
        <w:rPr>
          <w:rFonts w:ascii="Consolas" w:hAnsi="Consolas" w:cs="Times New Roman"/>
          <w:szCs w:val="28"/>
          <w:lang w:val="en-US"/>
        </w:rPr>
        <w:t>;</w:t>
      </w:r>
    </w:p>
    <w:p w14:paraId="4FD93705" w14:textId="2778D156" w:rsidR="007313CE" w:rsidRPr="000024E8" w:rsidRDefault="007313CE" w:rsidP="007313CE">
      <w:pPr>
        <w:spacing w:after="0" w:line="360" w:lineRule="auto"/>
        <w:jc w:val="both"/>
        <w:rPr>
          <w:rFonts w:ascii="Consolas" w:hAnsi="Consolas" w:cs="Times New Roman"/>
          <w:szCs w:val="28"/>
          <w:lang w:val="en-US"/>
        </w:rPr>
      </w:pPr>
      <w:proofErr w:type="gramStart"/>
      <w:r w:rsidRPr="000024E8">
        <w:rPr>
          <w:rFonts w:ascii="Consolas" w:hAnsi="Consolas" w:cs="Times New Roman"/>
          <w:szCs w:val="28"/>
          <w:lang w:val="en-US"/>
        </w:rPr>
        <w:t>vector&lt;</w:t>
      </w:r>
      <w:proofErr w:type="gramEnd"/>
      <w:r w:rsidRPr="000024E8">
        <w:rPr>
          <w:rFonts w:ascii="Consolas" w:hAnsi="Consolas" w:cs="Times New Roman"/>
          <w:szCs w:val="28"/>
          <w:lang w:val="en-US"/>
        </w:rPr>
        <w:t>Vec4i&gt; lines;</w:t>
      </w:r>
    </w:p>
    <w:p w14:paraId="165072F6" w14:textId="6F77EFBD" w:rsidR="007313CE" w:rsidRPr="007313CE" w:rsidRDefault="007313CE" w:rsidP="007313CE">
      <w:pPr>
        <w:spacing w:after="0" w:line="360" w:lineRule="auto"/>
        <w:jc w:val="both"/>
        <w:rPr>
          <w:rFonts w:ascii="Consolas" w:hAnsi="Consolas" w:cs="Times New Roman"/>
          <w:szCs w:val="28"/>
          <w:lang w:val="en-US"/>
        </w:rPr>
      </w:pPr>
      <w:proofErr w:type="spellStart"/>
      <w:proofErr w:type="gramStart"/>
      <w:r w:rsidRPr="000024E8">
        <w:rPr>
          <w:rFonts w:ascii="Consolas" w:hAnsi="Consolas" w:cs="Times New Roman"/>
          <w:szCs w:val="28"/>
          <w:lang w:val="en-US"/>
        </w:rPr>
        <w:t>HoughLinesP</w:t>
      </w:r>
      <w:proofErr w:type="spellEnd"/>
      <w:r w:rsidRPr="000024E8">
        <w:rPr>
          <w:rFonts w:ascii="Consolas" w:hAnsi="Consolas" w:cs="Times New Roman"/>
          <w:szCs w:val="28"/>
          <w:lang w:val="en-US"/>
        </w:rPr>
        <w:t>(</w:t>
      </w:r>
      <w:proofErr w:type="spellStart"/>
      <w:proofErr w:type="gramEnd"/>
      <w:r w:rsidRPr="000024E8">
        <w:rPr>
          <w:rFonts w:ascii="Consolas" w:hAnsi="Consolas" w:cs="Times New Roman"/>
          <w:szCs w:val="28"/>
          <w:lang w:val="en-US"/>
        </w:rPr>
        <w:t>dst</w:t>
      </w:r>
      <w:proofErr w:type="spellEnd"/>
      <w:r w:rsidRPr="000024E8">
        <w:rPr>
          <w:rFonts w:ascii="Consolas" w:hAnsi="Consolas" w:cs="Times New Roman"/>
          <w:szCs w:val="28"/>
          <w:lang w:val="en-US"/>
        </w:rPr>
        <w:t>, lines, 1, CV_PI/180, 50, 70, 10 );</w:t>
      </w:r>
    </w:p>
    <w:p w14:paraId="27A6CD80" w14:textId="15AB80C6" w:rsidR="007313CE" w:rsidRPr="007313CE" w:rsidRDefault="007313CE" w:rsidP="007313CE">
      <w:pPr>
        <w:spacing w:after="0" w:line="360" w:lineRule="auto"/>
        <w:jc w:val="both"/>
        <w:rPr>
          <w:rFonts w:ascii="Consolas" w:hAnsi="Consolas" w:cs="Times New Roman"/>
          <w:szCs w:val="28"/>
          <w:lang w:val="en-US"/>
        </w:rPr>
      </w:pPr>
      <w:proofErr w:type="gramStart"/>
      <w:r w:rsidRPr="007313CE">
        <w:rPr>
          <w:rFonts w:ascii="Consolas" w:hAnsi="Consolas" w:cs="Times New Roman"/>
          <w:szCs w:val="28"/>
          <w:lang w:val="en-US"/>
        </w:rPr>
        <w:t>for(</w:t>
      </w:r>
      <w:proofErr w:type="gramEnd"/>
      <w:r w:rsidRPr="007313CE">
        <w:rPr>
          <w:rFonts w:ascii="Consolas" w:hAnsi="Consolas" w:cs="Times New Roman"/>
          <w:szCs w:val="28"/>
          <w:lang w:val="en-US"/>
        </w:rPr>
        <w:t xml:space="preserve"> </w:t>
      </w:r>
      <w:proofErr w:type="spellStart"/>
      <w:r w:rsidRPr="007313CE">
        <w:rPr>
          <w:rFonts w:ascii="Consolas" w:hAnsi="Consolas" w:cs="Times New Roman"/>
          <w:szCs w:val="28"/>
          <w:lang w:val="en-US"/>
        </w:rPr>
        <w:t>size_t</w:t>
      </w:r>
      <w:proofErr w:type="spellEnd"/>
      <w:r w:rsidRPr="007313CE">
        <w:rPr>
          <w:rFonts w:ascii="Consolas" w:hAnsi="Consolas" w:cs="Times New Roman"/>
          <w:szCs w:val="28"/>
          <w:lang w:val="en-US"/>
        </w:rPr>
        <w:t xml:space="preserve"> </w:t>
      </w:r>
      <w:proofErr w:type="spellStart"/>
      <w:r w:rsidRPr="007313CE">
        <w:rPr>
          <w:rFonts w:ascii="Consolas" w:hAnsi="Consolas" w:cs="Times New Roman"/>
          <w:szCs w:val="28"/>
          <w:lang w:val="en-US"/>
        </w:rPr>
        <w:t>i</w:t>
      </w:r>
      <w:proofErr w:type="spellEnd"/>
      <w:r w:rsidRPr="007313CE">
        <w:rPr>
          <w:rFonts w:ascii="Consolas" w:hAnsi="Consolas" w:cs="Times New Roman"/>
          <w:szCs w:val="28"/>
          <w:lang w:val="en-US"/>
        </w:rPr>
        <w:t xml:space="preserve"> = 0; </w:t>
      </w:r>
      <w:proofErr w:type="spellStart"/>
      <w:r w:rsidRPr="007313CE">
        <w:rPr>
          <w:rFonts w:ascii="Consolas" w:hAnsi="Consolas" w:cs="Times New Roman"/>
          <w:szCs w:val="28"/>
          <w:lang w:val="en-US"/>
        </w:rPr>
        <w:t>i</w:t>
      </w:r>
      <w:proofErr w:type="spellEnd"/>
      <w:r w:rsidRPr="007313CE">
        <w:rPr>
          <w:rFonts w:ascii="Consolas" w:hAnsi="Consolas" w:cs="Times New Roman"/>
          <w:szCs w:val="28"/>
          <w:lang w:val="en-US"/>
        </w:rPr>
        <w:t xml:space="preserve"> &lt; </w:t>
      </w:r>
      <w:proofErr w:type="spellStart"/>
      <w:r w:rsidRPr="007313CE">
        <w:rPr>
          <w:rFonts w:ascii="Consolas" w:hAnsi="Consolas" w:cs="Times New Roman"/>
          <w:szCs w:val="28"/>
          <w:lang w:val="en-US"/>
        </w:rPr>
        <w:t>lines.size</w:t>
      </w:r>
      <w:proofErr w:type="spellEnd"/>
      <w:r w:rsidRPr="007313CE">
        <w:rPr>
          <w:rFonts w:ascii="Consolas" w:hAnsi="Consolas" w:cs="Times New Roman"/>
          <w:szCs w:val="28"/>
          <w:lang w:val="en-US"/>
        </w:rPr>
        <w:t xml:space="preserve">(); </w:t>
      </w:r>
      <w:proofErr w:type="spellStart"/>
      <w:r w:rsidRPr="007313CE">
        <w:rPr>
          <w:rFonts w:ascii="Consolas" w:hAnsi="Consolas" w:cs="Times New Roman"/>
          <w:szCs w:val="28"/>
          <w:lang w:val="en-US"/>
        </w:rPr>
        <w:t>i</w:t>
      </w:r>
      <w:proofErr w:type="spellEnd"/>
      <w:r w:rsidRPr="007313CE">
        <w:rPr>
          <w:rFonts w:ascii="Consolas" w:hAnsi="Consolas" w:cs="Times New Roman"/>
          <w:szCs w:val="28"/>
          <w:lang w:val="en-US"/>
        </w:rPr>
        <w:t>++ )</w:t>
      </w:r>
    </w:p>
    <w:p w14:paraId="452666AA" w14:textId="67350E42" w:rsidR="007313CE" w:rsidRPr="007313CE" w:rsidRDefault="007313CE" w:rsidP="007313CE">
      <w:pPr>
        <w:spacing w:after="0" w:line="360" w:lineRule="auto"/>
        <w:jc w:val="both"/>
        <w:rPr>
          <w:rFonts w:ascii="Consolas" w:hAnsi="Consolas" w:cs="Times New Roman"/>
          <w:szCs w:val="28"/>
          <w:lang w:val="en-US"/>
        </w:rPr>
      </w:pPr>
      <w:r w:rsidRPr="007313CE">
        <w:rPr>
          <w:rFonts w:ascii="Consolas" w:hAnsi="Consolas" w:cs="Times New Roman"/>
          <w:szCs w:val="28"/>
          <w:lang w:val="en-US"/>
        </w:rPr>
        <w:t>{</w:t>
      </w:r>
    </w:p>
    <w:p w14:paraId="6D3D6651" w14:textId="7970E9B1" w:rsidR="007313CE" w:rsidRPr="007313CE" w:rsidRDefault="007313CE" w:rsidP="007313CE">
      <w:pPr>
        <w:spacing w:after="0" w:line="360" w:lineRule="auto"/>
        <w:ind w:firstLine="708"/>
        <w:jc w:val="both"/>
        <w:rPr>
          <w:rFonts w:ascii="Consolas" w:hAnsi="Consolas" w:cs="Times New Roman"/>
          <w:szCs w:val="28"/>
          <w:lang w:val="en-US"/>
        </w:rPr>
      </w:pPr>
      <w:r w:rsidRPr="007313CE">
        <w:rPr>
          <w:rFonts w:ascii="Consolas" w:hAnsi="Consolas" w:cs="Times New Roman"/>
          <w:szCs w:val="28"/>
          <w:lang w:val="en-US"/>
        </w:rPr>
        <w:t>Vec4i l = lines[</w:t>
      </w:r>
      <w:proofErr w:type="spellStart"/>
      <w:r w:rsidRPr="007313CE">
        <w:rPr>
          <w:rFonts w:ascii="Consolas" w:hAnsi="Consolas" w:cs="Times New Roman"/>
          <w:szCs w:val="28"/>
          <w:lang w:val="en-US"/>
        </w:rPr>
        <w:t>i</w:t>
      </w:r>
      <w:proofErr w:type="spellEnd"/>
      <w:r w:rsidRPr="007313CE">
        <w:rPr>
          <w:rFonts w:ascii="Consolas" w:hAnsi="Consolas" w:cs="Times New Roman"/>
          <w:szCs w:val="28"/>
          <w:lang w:val="en-US"/>
        </w:rPr>
        <w:t>];</w:t>
      </w:r>
    </w:p>
    <w:p w14:paraId="6FCA41AD" w14:textId="1FD9896C" w:rsidR="007313CE" w:rsidRDefault="007313CE" w:rsidP="007313CE">
      <w:pPr>
        <w:spacing w:after="0" w:line="360" w:lineRule="auto"/>
        <w:ind w:firstLine="708"/>
        <w:jc w:val="both"/>
        <w:rPr>
          <w:rFonts w:ascii="Consolas" w:hAnsi="Consolas" w:cs="Times New Roman"/>
          <w:szCs w:val="28"/>
          <w:lang w:val="en-US"/>
        </w:rPr>
      </w:pPr>
      <w:r w:rsidRPr="007313CE">
        <w:rPr>
          <w:rFonts w:ascii="Consolas" w:hAnsi="Consolas" w:cs="Times New Roman"/>
          <w:szCs w:val="28"/>
          <w:lang w:val="en-US"/>
        </w:rPr>
        <w:t>line( cdst1, Point(l[0], l[1]), Point(</w:t>
      </w:r>
      <w:r>
        <w:rPr>
          <w:rFonts w:ascii="Consolas" w:hAnsi="Consolas" w:cs="Times New Roman"/>
          <w:szCs w:val="28"/>
          <w:lang w:val="en-US"/>
        </w:rPr>
        <w:t>l[2], l[3]), Scalar(255,0,255),</w:t>
      </w:r>
      <w:r w:rsidRPr="007313CE">
        <w:rPr>
          <w:rFonts w:ascii="Consolas" w:hAnsi="Consolas" w:cs="Times New Roman"/>
          <w:szCs w:val="28"/>
          <w:lang w:val="en-US"/>
        </w:rPr>
        <w:t>3, CV_AA);</w:t>
      </w:r>
    </w:p>
    <w:p w14:paraId="620BF131" w14:textId="17E78227" w:rsidR="007313CE" w:rsidRPr="007313CE" w:rsidRDefault="007313CE" w:rsidP="007313CE">
      <w:pPr>
        <w:spacing w:after="0" w:line="360" w:lineRule="auto"/>
        <w:jc w:val="both"/>
        <w:rPr>
          <w:rFonts w:ascii="Consolas" w:hAnsi="Consolas" w:cs="Times New Roman"/>
          <w:szCs w:val="28"/>
          <w:lang w:val="en-US"/>
        </w:rPr>
      </w:pPr>
      <w:r>
        <w:rPr>
          <w:rFonts w:ascii="Consolas" w:hAnsi="Consolas" w:cs="Times New Roman"/>
          <w:szCs w:val="28"/>
          <w:lang w:val="en-US"/>
        </w:rPr>
        <w:t>}</w:t>
      </w:r>
    </w:p>
    <w:p w14:paraId="2BE1B556" w14:textId="77777777" w:rsidR="000024E8" w:rsidRDefault="000024E8" w:rsidP="000024E8">
      <w:pPr>
        <w:spacing w:after="0" w:line="360" w:lineRule="auto"/>
        <w:ind w:firstLine="708"/>
        <w:jc w:val="both"/>
        <w:rPr>
          <w:rFonts w:ascii="Times New Roman" w:hAnsi="Times New Roman" w:cs="Times New Roman"/>
          <w:sz w:val="28"/>
          <w:szCs w:val="28"/>
          <w:lang w:val="en-US"/>
        </w:rPr>
      </w:pPr>
    </w:p>
    <w:p w14:paraId="1443B4E3" w14:textId="2C3B657C" w:rsidR="007313CE" w:rsidRPr="00056715" w:rsidRDefault="007313CE" w:rsidP="00056715">
      <w:pPr>
        <w:pStyle w:val="a3"/>
        <w:numPr>
          <w:ilvl w:val="0"/>
          <w:numId w:val="20"/>
        </w:numPr>
        <w:spacing w:after="0" w:line="360" w:lineRule="auto"/>
        <w:jc w:val="both"/>
        <w:rPr>
          <w:rFonts w:ascii="Times New Roman" w:hAnsi="Times New Roman" w:cs="Times New Roman"/>
          <w:sz w:val="28"/>
          <w:szCs w:val="28"/>
        </w:rPr>
      </w:pPr>
      <w:proofErr w:type="spellStart"/>
      <w:r w:rsidRPr="00056715">
        <w:rPr>
          <w:rFonts w:ascii="Times New Roman" w:hAnsi="Times New Roman" w:cs="Times New Roman"/>
          <w:sz w:val="28"/>
          <w:szCs w:val="28"/>
          <w:lang w:val="en-US"/>
        </w:rPr>
        <w:t>cdst</w:t>
      </w:r>
      <w:proofErr w:type="spellEnd"/>
      <w:r w:rsidRPr="00056715">
        <w:rPr>
          <w:rFonts w:ascii="Times New Roman" w:hAnsi="Times New Roman" w:cs="Times New Roman"/>
          <w:sz w:val="28"/>
          <w:szCs w:val="28"/>
        </w:rPr>
        <w:t>1 —</w:t>
      </w:r>
      <w:r w:rsidRPr="00056715">
        <w:rPr>
          <w:rFonts w:ascii="Times New Roman" w:hAnsi="Times New Roman" w:cs="Times New Roman"/>
          <w:sz w:val="28"/>
          <w:szCs w:val="28"/>
        </w:rPr>
        <w:t xml:space="preserve"> </w:t>
      </w:r>
      <w:r w:rsidRPr="00056715">
        <w:rPr>
          <w:rFonts w:ascii="Times New Roman" w:hAnsi="Times New Roman" w:cs="Times New Roman"/>
          <w:sz w:val="28"/>
          <w:szCs w:val="28"/>
        </w:rPr>
        <w:t>изобра</w:t>
      </w:r>
      <w:bookmarkStart w:id="42" w:name="_GoBack"/>
      <w:bookmarkEnd w:id="42"/>
      <w:r w:rsidRPr="00056715">
        <w:rPr>
          <w:rFonts w:ascii="Times New Roman" w:hAnsi="Times New Roman" w:cs="Times New Roman"/>
          <w:sz w:val="28"/>
          <w:szCs w:val="28"/>
        </w:rPr>
        <w:t>жение на котором рисуются линии</w:t>
      </w:r>
    </w:p>
    <w:p w14:paraId="047F1700" w14:textId="0F34D516" w:rsidR="007313CE" w:rsidRPr="00056715" w:rsidRDefault="007313CE" w:rsidP="00056715">
      <w:pPr>
        <w:pStyle w:val="a3"/>
        <w:numPr>
          <w:ilvl w:val="0"/>
          <w:numId w:val="20"/>
        </w:numPr>
        <w:spacing w:after="0" w:line="360" w:lineRule="auto"/>
        <w:jc w:val="both"/>
        <w:rPr>
          <w:rFonts w:ascii="Times New Roman" w:hAnsi="Times New Roman" w:cs="Times New Roman"/>
          <w:sz w:val="28"/>
          <w:szCs w:val="28"/>
        </w:rPr>
      </w:pPr>
      <w:proofErr w:type="spellStart"/>
      <w:r w:rsidRPr="00056715">
        <w:rPr>
          <w:rFonts w:ascii="Times New Roman" w:hAnsi="Times New Roman" w:cs="Times New Roman"/>
          <w:sz w:val="28"/>
          <w:szCs w:val="28"/>
          <w:lang w:val="en-US"/>
        </w:rPr>
        <w:t>pt</w:t>
      </w:r>
      <w:proofErr w:type="spellEnd"/>
      <w:r w:rsidRPr="00056715">
        <w:rPr>
          <w:rFonts w:ascii="Times New Roman" w:hAnsi="Times New Roman" w:cs="Times New Roman"/>
          <w:sz w:val="28"/>
          <w:szCs w:val="28"/>
        </w:rPr>
        <w:t>1 —</w:t>
      </w:r>
      <w:r w:rsidRPr="00056715">
        <w:rPr>
          <w:rFonts w:ascii="Times New Roman" w:hAnsi="Times New Roman" w:cs="Times New Roman"/>
          <w:sz w:val="28"/>
          <w:szCs w:val="28"/>
        </w:rPr>
        <w:t xml:space="preserve"> </w:t>
      </w:r>
      <w:r w:rsidRPr="00056715">
        <w:rPr>
          <w:rFonts w:ascii="Times New Roman" w:hAnsi="Times New Roman" w:cs="Times New Roman"/>
          <w:sz w:val="28"/>
          <w:szCs w:val="28"/>
        </w:rPr>
        <w:t xml:space="preserve">первая точка линии, задается через структуру </w:t>
      </w:r>
      <w:r w:rsidRPr="00056715">
        <w:rPr>
          <w:rFonts w:ascii="Times New Roman" w:hAnsi="Times New Roman" w:cs="Times New Roman"/>
          <w:sz w:val="28"/>
          <w:szCs w:val="28"/>
          <w:lang w:val="en-US"/>
        </w:rPr>
        <w:t>Point</w:t>
      </w:r>
    </w:p>
    <w:p w14:paraId="1AA206C3" w14:textId="56041AA0" w:rsidR="007313CE" w:rsidRPr="00056715" w:rsidRDefault="007313CE" w:rsidP="00056715">
      <w:pPr>
        <w:pStyle w:val="a3"/>
        <w:numPr>
          <w:ilvl w:val="0"/>
          <w:numId w:val="20"/>
        </w:numPr>
        <w:spacing w:after="0" w:line="360" w:lineRule="auto"/>
        <w:jc w:val="both"/>
        <w:rPr>
          <w:rFonts w:ascii="Times New Roman" w:hAnsi="Times New Roman" w:cs="Times New Roman"/>
          <w:sz w:val="28"/>
          <w:szCs w:val="28"/>
        </w:rPr>
      </w:pPr>
      <w:proofErr w:type="spellStart"/>
      <w:r w:rsidRPr="00056715">
        <w:rPr>
          <w:rFonts w:ascii="Times New Roman" w:hAnsi="Times New Roman" w:cs="Times New Roman"/>
          <w:sz w:val="28"/>
          <w:szCs w:val="28"/>
          <w:lang w:val="en-US"/>
        </w:rPr>
        <w:t>pt</w:t>
      </w:r>
      <w:proofErr w:type="spellEnd"/>
      <w:r w:rsidRPr="00056715">
        <w:rPr>
          <w:rFonts w:ascii="Times New Roman" w:hAnsi="Times New Roman" w:cs="Times New Roman"/>
          <w:sz w:val="28"/>
          <w:szCs w:val="28"/>
        </w:rPr>
        <w:t>2 —</w:t>
      </w:r>
      <w:r w:rsidRPr="00056715">
        <w:rPr>
          <w:rFonts w:ascii="Times New Roman" w:hAnsi="Times New Roman" w:cs="Times New Roman"/>
          <w:sz w:val="28"/>
          <w:szCs w:val="28"/>
        </w:rPr>
        <w:t xml:space="preserve"> </w:t>
      </w:r>
      <w:r w:rsidRPr="00056715">
        <w:rPr>
          <w:rFonts w:ascii="Times New Roman" w:hAnsi="Times New Roman" w:cs="Times New Roman"/>
          <w:sz w:val="28"/>
          <w:szCs w:val="28"/>
        </w:rPr>
        <w:t>вторая</w:t>
      </w:r>
      <w:r w:rsidRPr="00056715">
        <w:rPr>
          <w:rFonts w:ascii="Times New Roman" w:hAnsi="Times New Roman" w:cs="Times New Roman"/>
          <w:sz w:val="28"/>
          <w:szCs w:val="28"/>
        </w:rPr>
        <w:t xml:space="preserve"> точка линии, задается через структуру </w:t>
      </w:r>
      <w:r w:rsidRPr="00056715">
        <w:rPr>
          <w:rFonts w:ascii="Times New Roman" w:hAnsi="Times New Roman" w:cs="Times New Roman"/>
          <w:sz w:val="28"/>
          <w:szCs w:val="28"/>
          <w:lang w:val="en-US"/>
        </w:rPr>
        <w:t>Point</w:t>
      </w:r>
    </w:p>
    <w:p w14:paraId="54EA1D50" w14:textId="2D2C1BA0" w:rsidR="007313CE" w:rsidRPr="00056715" w:rsidRDefault="007313CE" w:rsidP="00056715">
      <w:pPr>
        <w:pStyle w:val="a3"/>
        <w:numPr>
          <w:ilvl w:val="0"/>
          <w:numId w:val="20"/>
        </w:numPr>
        <w:spacing w:after="0" w:line="360" w:lineRule="auto"/>
        <w:jc w:val="both"/>
        <w:rPr>
          <w:rFonts w:ascii="Times New Roman" w:hAnsi="Times New Roman" w:cs="Times New Roman"/>
          <w:sz w:val="28"/>
          <w:szCs w:val="28"/>
        </w:rPr>
      </w:pPr>
      <w:r w:rsidRPr="00056715">
        <w:rPr>
          <w:rFonts w:ascii="Times New Roman" w:hAnsi="Times New Roman" w:cs="Times New Roman"/>
          <w:sz w:val="28"/>
          <w:szCs w:val="28"/>
          <w:lang w:val="en-US"/>
        </w:rPr>
        <w:t>color</w:t>
      </w:r>
      <w:r w:rsidRPr="00056715">
        <w:rPr>
          <w:rFonts w:ascii="Times New Roman" w:hAnsi="Times New Roman" w:cs="Times New Roman"/>
          <w:sz w:val="28"/>
          <w:szCs w:val="28"/>
        </w:rPr>
        <w:t xml:space="preserve"> —</w:t>
      </w:r>
      <w:r w:rsidRPr="00056715">
        <w:rPr>
          <w:rFonts w:ascii="Times New Roman" w:hAnsi="Times New Roman" w:cs="Times New Roman"/>
          <w:sz w:val="28"/>
          <w:szCs w:val="28"/>
        </w:rPr>
        <w:t xml:space="preserve"> </w:t>
      </w:r>
      <w:r w:rsidRPr="00056715">
        <w:rPr>
          <w:rFonts w:ascii="Times New Roman" w:hAnsi="Times New Roman" w:cs="Times New Roman"/>
          <w:sz w:val="28"/>
          <w:szCs w:val="28"/>
        </w:rPr>
        <w:t>цвет линии, в нашем случае фиолетовый (</w:t>
      </w:r>
      <w:r w:rsidRPr="00056715">
        <w:rPr>
          <w:rFonts w:ascii="Times New Roman" w:hAnsi="Times New Roman" w:cs="Times New Roman"/>
          <w:sz w:val="28"/>
          <w:szCs w:val="28"/>
          <w:lang w:val="en-US"/>
        </w:rPr>
        <w:t>R</w:t>
      </w:r>
      <w:r w:rsidRPr="00056715">
        <w:rPr>
          <w:rFonts w:ascii="Times New Roman" w:hAnsi="Times New Roman" w:cs="Times New Roman"/>
          <w:sz w:val="28"/>
          <w:szCs w:val="28"/>
        </w:rPr>
        <w:t xml:space="preserve"> = 255, </w:t>
      </w:r>
      <w:r w:rsidRPr="00056715">
        <w:rPr>
          <w:rFonts w:ascii="Times New Roman" w:hAnsi="Times New Roman" w:cs="Times New Roman"/>
          <w:sz w:val="28"/>
          <w:szCs w:val="28"/>
          <w:lang w:val="en-US"/>
        </w:rPr>
        <w:t>G</w:t>
      </w:r>
      <w:r w:rsidRPr="00056715">
        <w:rPr>
          <w:rFonts w:ascii="Times New Roman" w:hAnsi="Times New Roman" w:cs="Times New Roman"/>
          <w:sz w:val="28"/>
          <w:szCs w:val="28"/>
        </w:rPr>
        <w:t xml:space="preserve"> = 0, </w:t>
      </w:r>
      <w:r w:rsidRPr="00056715">
        <w:rPr>
          <w:rFonts w:ascii="Times New Roman" w:hAnsi="Times New Roman" w:cs="Times New Roman"/>
          <w:sz w:val="28"/>
          <w:szCs w:val="28"/>
          <w:lang w:val="en-US"/>
        </w:rPr>
        <w:t>B</w:t>
      </w:r>
      <w:r w:rsidRPr="00056715">
        <w:rPr>
          <w:rFonts w:ascii="Times New Roman" w:hAnsi="Times New Roman" w:cs="Times New Roman"/>
          <w:sz w:val="28"/>
          <w:szCs w:val="28"/>
        </w:rPr>
        <w:t xml:space="preserve"> = 255)</w:t>
      </w:r>
    </w:p>
    <w:p w14:paraId="347361ED" w14:textId="67C4A497" w:rsidR="007313CE" w:rsidRPr="00056715" w:rsidRDefault="007313CE" w:rsidP="00056715">
      <w:pPr>
        <w:pStyle w:val="a3"/>
        <w:numPr>
          <w:ilvl w:val="0"/>
          <w:numId w:val="20"/>
        </w:numPr>
        <w:spacing w:after="0" w:line="360" w:lineRule="auto"/>
        <w:jc w:val="both"/>
        <w:rPr>
          <w:rFonts w:ascii="Times New Roman" w:hAnsi="Times New Roman" w:cs="Times New Roman"/>
          <w:sz w:val="28"/>
          <w:szCs w:val="28"/>
        </w:rPr>
      </w:pPr>
      <w:r w:rsidRPr="00056715">
        <w:rPr>
          <w:rFonts w:ascii="Times New Roman" w:hAnsi="Times New Roman" w:cs="Times New Roman"/>
          <w:sz w:val="28"/>
          <w:szCs w:val="28"/>
          <w:lang w:val="en-US"/>
        </w:rPr>
        <w:t>thi</w:t>
      </w:r>
      <w:r w:rsidRPr="00056715">
        <w:rPr>
          <w:rFonts w:ascii="Times New Roman" w:hAnsi="Times New Roman" w:cs="Times New Roman"/>
          <w:sz w:val="28"/>
          <w:szCs w:val="28"/>
          <w:lang w:val="en-US"/>
        </w:rPr>
        <w:t>ckness</w:t>
      </w:r>
      <w:r w:rsidRPr="00056715">
        <w:rPr>
          <w:rFonts w:ascii="Times New Roman" w:hAnsi="Times New Roman" w:cs="Times New Roman"/>
          <w:sz w:val="28"/>
          <w:szCs w:val="28"/>
        </w:rPr>
        <w:t xml:space="preserve"> —</w:t>
      </w:r>
      <w:r w:rsidRPr="00056715">
        <w:rPr>
          <w:rFonts w:ascii="Times New Roman" w:hAnsi="Times New Roman" w:cs="Times New Roman"/>
          <w:sz w:val="28"/>
          <w:szCs w:val="28"/>
        </w:rPr>
        <w:t xml:space="preserve"> </w:t>
      </w:r>
      <w:r w:rsidR="00056715" w:rsidRPr="00056715">
        <w:rPr>
          <w:rFonts w:ascii="Times New Roman" w:hAnsi="Times New Roman" w:cs="Times New Roman"/>
          <w:sz w:val="28"/>
          <w:szCs w:val="28"/>
        </w:rPr>
        <w:t>толщина линии, в нашем случае 3</w:t>
      </w:r>
    </w:p>
    <w:p w14:paraId="14EA7B10" w14:textId="24725513" w:rsidR="007313CE" w:rsidRPr="00056715" w:rsidRDefault="007313CE" w:rsidP="00056715">
      <w:pPr>
        <w:pStyle w:val="a3"/>
        <w:numPr>
          <w:ilvl w:val="0"/>
          <w:numId w:val="20"/>
        </w:numPr>
        <w:spacing w:after="0" w:line="360" w:lineRule="auto"/>
        <w:jc w:val="both"/>
        <w:rPr>
          <w:rFonts w:ascii="Times New Roman" w:hAnsi="Times New Roman" w:cs="Times New Roman"/>
          <w:sz w:val="28"/>
          <w:szCs w:val="28"/>
        </w:rPr>
      </w:pPr>
      <w:proofErr w:type="spellStart"/>
      <w:r w:rsidRPr="00056715">
        <w:rPr>
          <w:rFonts w:ascii="Times New Roman" w:hAnsi="Times New Roman" w:cs="Times New Roman"/>
          <w:sz w:val="28"/>
          <w:szCs w:val="28"/>
          <w:lang w:val="en-US"/>
        </w:rPr>
        <w:t>lineType</w:t>
      </w:r>
      <w:proofErr w:type="spellEnd"/>
      <w:r w:rsidRPr="00056715">
        <w:rPr>
          <w:rFonts w:ascii="Times New Roman" w:hAnsi="Times New Roman" w:cs="Times New Roman"/>
          <w:sz w:val="28"/>
          <w:szCs w:val="28"/>
        </w:rPr>
        <w:t xml:space="preserve"> — </w:t>
      </w:r>
      <w:r w:rsidR="00056715" w:rsidRPr="00056715">
        <w:rPr>
          <w:rFonts w:ascii="Times New Roman" w:hAnsi="Times New Roman" w:cs="Times New Roman"/>
          <w:sz w:val="28"/>
          <w:szCs w:val="28"/>
        </w:rPr>
        <w:t>тип линии, в нашем случае используется сглаженная линия (</w:t>
      </w:r>
      <w:r w:rsidRPr="00056715">
        <w:rPr>
          <w:rFonts w:ascii="Times New Roman" w:hAnsi="Times New Roman" w:cs="Times New Roman"/>
          <w:sz w:val="28"/>
          <w:szCs w:val="28"/>
          <w:lang w:val="en-US"/>
        </w:rPr>
        <w:t>CV</w:t>
      </w:r>
      <w:r w:rsidRPr="00056715">
        <w:rPr>
          <w:rFonts w:ascii="Times New Roman" w:hAnsi="Times New Roman" w:cs="Times New Roman"/>
          <w:sz w:val="28"/>
          <w:szCs w:val="28"/>
        </w:rPr>
        <w:t>_</w:t>
      </w:r>
      <w:r w:rsidRPr="00056715">
        <w:rPr>
          <w:rFonts w:ascii="Times New Roman" w:hAnsi="Times New Roman" w:cs="Times New Roman"/>
          <w:sz w:val="28"/>
          <w:szCs w:val="28"/>
          <w:lang w:val="en-US"/>
        </w:rPr>
        <w:t>AA</w:t>
      </w:r>
      <w:r w:rsidRPr="00056715">
        <w:rPr>
          <w:rFonts w:ascii="Times New Roman" w:hAnsi="Times New Roman" w:cs="Times New Roman"/>
          <w:sz w:val="28"/>
          <w:szCs w:val="28"/>
        </w:rPr>
        <w:t xml:space="preserve"> - </w:t>
      </w:r>
      <w:proofErr w:type="spellStart"/>
      <w:r w:rsidRPr="00056715">
        <w:rPr>
          <w:rFonts w:ascii="Times New Roman" w:hAnsi="Times New Roman" w:cs="Times New Roman"/>
          <w:sz w:val="28"/>
          <w:szCs w:val="28"/>
          <w:lang w:val="en-US"/>
        </w:rPr>
        <w:t>antialiased</w:t>
      </w:r>
      <w:proofErr w:type="spellEnd"/>
      <w:r w:rsidR="00056715" w:rsidRPr="00056715">
        <w:rPr>
          <w:rFonts w:ascii="Times New Roman" w:hAnsi="Times New Roman" w:cs="Times New Roman"/>
          <w:sz w:val="28"/>
          <w:szCs w:val="28"/>
        </w:rPr>
        <w:t>)</w:t>
      </w:r>
    </w:p>
    <w:p w14:paraId="027FD375" w14:textId="77777777" w:rsidR="007313CE" w:rsidRPr="00056715" w:rsidRDefault="007313CE" w:rsidP="000024E8">
      <w:pPr>
        <w:spacing w:after="0" w:line="360" w:lineRule="auto"/>
        <w:ind w:firstLine="708"/>
        <w:jc w:val="both"/>
        <w:rPr>
          <w:rFonts w:ascii="Times New Roman" w:hAnsi="Times New Roman" w:cs="Times New Roman"/>
          <w:sz w:val="28"/>
          <w:szCs w:val="28"/>
        </w:rPr>
      </w:pPr>
    </w:p>
    <w:p w14:paraId="7CDFDD48" w14:textId="77777777" w:rsidR="007313CE" w:rsidRPr="00C32BDF" w:rsidRDefault="007313CE" w:rsidP="000024E8">
      <w:pPr>
        <w:spacing w:after="0" w:line="360" w:lineRule="auto"/>
        <w:ind w:firstLine="708"/>
        <w:jc w:val="both"/>
        <w:rPr>
          <w:ins w:id="43" w:author="Alexey (SUAI)" w:date="2017-05-30T23:32:00Z"/>
          <w:rFonts w:ascii="Times New Roman" w:hAnsi="Times New Roman" w:cs="Times New Roman"/>
          <w:sz w:val="28"/>
          <w:szCs w:val="28"/>
          <w:lang w:val="en-US"/>
        </w:rPr>
      </w:pPr>
    </w:p>
    <w:p w14:paraId="2351D6F6" w14:textId="1E794844" w:rsidR="00204D3D" w:rsidRPr="00DA0C0F" w:rsidRDefault="00204D3D" w:rsidP="002746B4">
      <w:pPr>
        <w:spacing w:after="0" w:line="360" w:lineRule="auto"/>
        <w:ind w:firstLine="708"/>
        <w:jc w:val="both"/>
        <w:rPr>
          <w:rFonts w:ascii="Times New Roman" w:hAnsi="Times New Roman" w:cs="Times New Roman"/>
          <w:b/>
          <w:sz w:val="32"/>
          <w:szCs w:val="28"/>
          <w:lang w:val="en-US"/>
        </w:rPr>
      </w:pPr>
      <w:commentRangeStart w:id="44"/>
      <w:r w:rsidRPr="00B0256C">
        <w:rPr>
          <w:rFonts w:ascii="Times New Roman" w:hAnsi="Times New Roman" w:cs="Times New Roman"/>
          <w:b/>
          <w:sz w:val="32"/>
          <w:szCs w:val="28"/>
        </w:rPr>
        <w:t>Заключение</w:t>
      </w:r>
      <w:commentRangeEnd w:id="44"/>
      <w:r w:rsidRPr="00B0256C">
        <w:rPr>
          <w:rFonts w:ascii="Times New Roman" w:hAnsi="Times New Roman" w:cs="Times New Roman"/>
          <w:b/>
          <w:sz w:val="32"/>
          <w:szCs w:val="28"/>
        </w:rPr>
        <w:commentReference w:id="44"/>
      </w:r>
      <w:r w:rsidRPr="00DA0C0F">
        <w:rPr>
          <w:rFonts w:ascii="Times New Roman" w:hAnsi="Times New Roman" w:cs="Times New Roman"/>
          <w:b/>
          <w:sz w:val="32"/>
          <w:szCs w:val="28"/>
          <w:lang w:val="en-US"/>
        </w:rPr>
        <w:t>.</w:t>
      </w:r>
    </w:p>
    <w:sectPr w:rsidR="00204D3D" w:rsidRPr="00DA0C0F" w:rsidSect="005F3BD4">
      <w:pgSz w:w="11906" w:h="16838"/>
      <w:pgMar w:top="1134" w:right="567"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xey (SUAI)" w:date="2017-05-31T17:18:00Z" w:initials="AS">
    <w:p w14:paraId="6548BD61" w14:textId="4FE76B99" w:rsidR="00EF7E1F" w:rsidRDefault="00D5064A">
      <w:pPr>
        <w:pStyle w:val="a9"/>
      </w:pPr>
      <w:r>
        <w:rPr>
          <w:rStyle w:val="a8"/>
        </w:rPr>
        <w:annotationRef/>
      </w:r>
      <w:r>
        <w:t>Что «2»? Это вторая глава, или что?</w:t>
      </w:r>
    </w:p>
  </w:comment>
  <w:comment w:id="1" w:author="Леонид Шатунов" w:date="2017-05-31T17:18:00Z" w:initials="ЛШ">
    <w:p w14:paraId="7C17A285" w14:textId="1A8A7182" w:rsidR="0062775D" w:rsidRDefault="0062775D">
      <w:pPr>
        <w:pStyle w:val="a9"/>
      </w:pPr>
      <w:r>
        <w:rPr>
          <w:rStyle w:val="a8"/>
        </w:rPr>
        <w:annotationRef/>
      </w:r>
      <w:r>
        <w:t>Немного сбился с нумерацией, да</w:t>
      </w:r>
    </w:p>
  </w:comment>
  <w:comment w:id="3" w:author="Alexey (SUAI)" w:date="2017-05-30T23:15:00Z" w:initials="AS">
    <w:p w14:paraId="16541EB2" w14:textId="77777777" w:rsidR="00D5064A" w:rsidRDefault="00D5064A">
      <w:pPr>
        <w:pStyle w:val="a9"/>
      </w:pPr>
      <w:r>
        <w:rPr>
          <w:rStyle w:val="a8"/>
        </w:rPr>
        <w:annotationRef/>
      </w:r>
      <w:r>
        <w:t>Одной страницы достаточно. Хватит уже «обзирать» чужие достижения. Весь диплом состоит из чужих достижений. Что ты сделал вообще непонятно….</w:t>
      </w:r>
    </w:p>
  </w:comment>
  <w:comment w:id="4" w:author="Alexey (SUAI)" w:date="2017-05-30T23:15:00Z" w:initials="AS">
    <w:p w14:paraId="342A4DA2" w14:textId="77777777" w:rsidR="00D5064A" w:rsidRDefault="00D5064A">
      <w:pPr>
        <w:pStyle w:val="a9"/>
      </w:pPr>
      <w:r>
        <w:rPr>
          <w:rStyle w:val="a8"/>
        </w:rPr>
        <w:annotationRef/>
      </w:r>
      <w:r>
        <w:t xml:space="preserve">Тоже 1 страница. </w:t>
      </w:r>
    </w:p>
  </w:comment>
  <w:comment w:id="7" w:author="Alexey (SUAI)" w:date="2017-05-30T23:16:00Z" w:initials="AS">
    <w:p w14:paraId="55F117D1" w14:textId="77777777" w:rsidR="00D5064A" w:rsidRDefault="00D5064A">
      <w:pPr>
        <w:pStyle w:val="a9"/>
      </w:pPr>
      <w:r>
        <w:rPr>
          <w:rStyle w:val="a8"/>
        </w:rPr>
        <w:annotationRef/>
      </w:r>
      <w:r>
        <w:t>Пол страницы.</w:t>
      </w:r>
    </w:p>
  </w:comment>
  <w:comment w:id="11" w:author="Alexey (SUAI)" w:date="2017-05-30T23:27:00Z" w:initials="AS">
    <w:p w14:paraId="13FD0038" w14:textId="6B6119B4" w:rsidR="009C64CF" w:rsidRDefault="009C64CF">
      <w:pPr>
        <w:pStyle w:val="a9"/>
      </w:pPr>
      <w:r>
        <w:rPr>
          <w:rStyle w:val="a8"/>
        </w:rPr>
        <w:annotationRef/>
      </w:r>
      <w:r>
        <w:t>Картинка было-стало</w:t>
      </w:r>
    </w:p>
  </w:comment>
  <w:comment w:id="14" w:author="Alexey (SUAI)" w:date="2017-05-30T23:28:00Z" w:initials="AS">
    <w:p w14:paraId="4C0874F3" w14:textId="77777777" w:rsidR="009C64CF" w:rsidRDefault="009C64CF" w:rsidP="009C64CF">
      <w:pPr>
        <w:pStyle w:val="a9"/>
      </w:pPr>
      <w:r>
        <w:rPr>
          <w:rStyle w:val="a8"/>
        </w:rPr>
        <w:annotationRef/>
      </w:r>
      <w:r>
        <w:rPr>
          <w:rStyle w:val="a8"/>
        </w:rPr>
        <w:annotationRef/>
      </w:r>
      <w:r>
        <w:t>Картинка было-стало</w:t>
      </w:r>
    </w:p>
    <w:p w14:paraId="0B5938AE" w14:textId="78E032C4" w:rsidR="009C64CF" w:rsidRDefault="009C64CF">
      <w:pPr>
        <w:pStyle w:val="a9"/>
      </w:pPr>
    </w:p>
  </w:comment>
  <w:comment w:id="21" w:author="Alexey (SUAI)" w:date="2017-05-30T23:28:00Z" w:initials="AS">
    <w:p w14:paraId="47405269" w14:textId="77777777" w:rsidR="009C64CF" w:rsidRDefault="009C64CF" w:rsidP="009C64CF">
      <w:pPr>
        <w:pStyle w:val="a9"/>
      </w:pPr>
      <w:r>
        <w:rPr>
          <w:rStyle w:val="a8"/>
        </w:rPr>
        <w:annotationRef/>
      </w:r>
      <w:r>
        <w:rPr>
          <w:rStyle w:val="a8"/>
        </w:rPr>
        <w:annotationRef/>
      </w:r>
      <w:r>
        <w:t>Картинка было-стало</w:t>
      </w:r>
    </w:p>
    <w:p w14:paraId="779FFA96" w14:textId="4F5D3ED5" w:rsidR="009C64CF" w:rsidRDefault="009C64CF">
      <w:pPr>
        <w:pStyle w:val="a9"/>
      </w:pPr>
    </w:p>
  </w:comment>
  <w:comment w:id="20" w:author="Alexey (SUAI)" w:date="2017-05-30T23:29:00Z" w:initials="AS">
    <w:p w14:paraId="788E1C21" w14:textId="0A209707" w:rsidR="009C64CF" w:rsidRDefault="009C64CF">
      <w:pPr>
        <w:pStyle w:val="a9"/>
      </w:pPr>
      <w:r>
        <w:rPr>
          <w:rStyle w:val="a8"/>
        </w:rPr>
        <w:annotationRef/>
      </w:r>
      <w:r>
        <w:t>Картинка было-стало</w:t>
      </w:r>
    </w:p>
  </w:comment>
  <w:comment w:id="24" w:author="Alexey (SUAI)" w:date="2017-05-30T23:30:00Z" w:initials="AS">
    <w:p w14:paraId="36EF2D50" w14:textId="77777777" w:rsidR="009C64CF" w:rsidRDefault="009C64CF" w:rsidP="009C64CF">
      <w:pPr>
        <w:pStyle w:val="a9"/>
      </w:pPr>
      <w:r>
        <w:rPr>
          <w:rStyle w:val="a8"/>
        </w:rPr>
        <w:annotationRef/>
      </w:r>
      <w:r>
        <w:rPr>
          <w:rStyle w:val="a8"/>
        </w:rPr>
        <w:annotationRef/>
      </w:r>
      <w:r>
        <w:t>Картинка было-стало</w:t>
      </w:r>
    </w:p>
    <w:p w14:paraId="1D6ACF9C" w14:textId="25AB47D3" w:rsidR="009C64CF" w:rsidRDefault="009C64CF">
      <w:pPr>
        <w:pStyle w:val="a9"/>
      </w:pPr>
    </w:p>
  </w:comment>
  <w:comment w:id="27" w:author="Alexey (SUAI)" w:date="2017-05-30T23:30:00Z" w:initials="AS">
    <w:p w14:paraId="0E31410C" w14:textId="77777777" w:rsidR="009C64CF" w:rsidRDefault="009C64CF" w:rsidP="009C64CF">
      <w:pPr>
        <w:pStyle w:val="a9"/>
      </w:pPr>
      <w:r>
        <w:rPr>
          <w:rStyle w:val="a8"/>
        </w:rPr>
        <w:annotationRef/>
      </w:r>
      <w:r>
        <w:rPr>
          <w:rStyle w:val="a8"/>
        </w:rPr>
        <w:annotationRef/>
      </w:r>
      <w:r>
        <w:t>Картинка было-стало</w:t>
      </w:r>
    </w:p>
    <w:p w14:paraId="10AA30BB" w14:textId="6C1C212A" w:rsidR="009C64CF" w:rsidRDefault="009C64CF">
      <w:pPr>
        <w:pStyle w:val="a9"/>
      </w:pPr>
    </w:p>
  </w:comment>
  <w:comment w:id="30" w:author="Alexey (SUAI)" w:date="2017-05-30T23:30:00Z" w:initials="AS">
    <w:p w14:paraId="12991558" w14:textId="5347A9B3" w:rsidR="009C64CF" w:rsidRPr="009C64CF" w:rsidRDefault="009C64CF">
      <w:pPr>
        <w:pStyle w:val="a9"/>
      </w:pPr>
      <w:r>
        <w:rPr>
          <w:rStyle w:val="a8"/>
        </w:rPr>
        <w:annotationRef/>
      </w:r>
      <w:r>
        <w:t>Картинка.</w:t>
      </w:r>
    </w:p>
  </w:comment>
  <w:comment w:id="33" w:author="Alexey (SUAI)" w:date="2017-05-30T23:30:00Z" w:initials="AS">
    <w:p w14:paraId="7F4608A6" w14:textId="73782671" w:rsidR="009C64CF" w:rsidRDefault="009C64CF">
      <w:pPr>
        <w:pStyle w:val="a9"/>
      </w:pPr>
      <w:r>
        <w:rPr>
          <w:rStyle w:val="a8"/>
        </w:rPr>
        <w:annotationRef/>
      </w:r>
      <w:r>
        <w:t>Несколько кадров в ряд.</w:t>
      </w:r>
    </w:p>
  </w:comment>
  <w:comment w:id="38" w:author="Alexey (SUAI)" w:date="2017-05-30T23:31:00Z" w:initials="AS">
    <w:p w14:paraId="68C3369F" w14:textId="204F41DC" w:rsidR="00204D3D" w:rsidRDefault="00204D3D">
      <w:pPr>
        <w:pStyle w:val="a9"/>
      </w:pPr>
      <w:r>
        <w:rPr>
          <w:rStyle w:val="a8"/>
        </w:rPr>
        <w:annotationRef/>
      </w:r>
      <w:r>
        <w:t>Ну только совсем кратко. Можно несколько небольших кусков ТВОЕГО кода.</w:t>
      </w:r>
    </w:p>
  </w:comment>
  <w:comment w:id="39" w:author="Леонид Шатунов" w:date="2017-05-31T20:23:00Z" w:initials="ЛШ">
    <w:p w14:paraId="72C572D1" w14:textId="05D3F54E" w:rsidR="008B028C" w:rsidRDefault="008B028C" w:rsidP="008B028C">
      <w:pPr>
        <w:pStyle w:val="a9"/>
      </w:pPr>
      <w:r>
        <w:rPr>
          <w:rStyle w:val="a8"/>
        </w:rPr>
        <w:annotationRef/>
      </w:r>
      <w:r>
        <w:t>Как</w:t>
      </w:r>
      <w:r>
        <w:t xml:space="preserve"> правильно</w:t>
      </w:r>
      <w:r>
        <w:t xml:space="preserve"> оформлять куски кода? </w:t>
      </w:r>
    </w:p>
  </w:comment>
  <w:comment w:id="40" w:author="Alexey (SUAI)" w:date="2017-05-30T23:31:00Z" w:initials="AS">
    <w:p w14:paraId="2C83DE75" w14:textId="24F10554" w:rsidR="00204D3D" w:rsidRDefault="00204D3D">
      <w:pPr>
        <w:pStyle w:val="a9"/>
      </w:pPr>
      <w:r>
        <w:rPr>
          <w:rStyle w:val="a8"/>
        </w:rPr>
        <w:annotationRef/>
      </w:r>
      <w:r>
        <w:t xml:space="preserve">Далее пишешь тупо как работает. Запускаем – вот окно. Работает – вот окно. Результаты – вот окна. Все. 2-3 страницы. </w:t>
      </w:r>
    </w:p>
  </w:comment>
  <w:comment w:id="44" w:author="Alexey (SUAI)" w:date="2017-05-30T23:32:00Z" w:initials="AS">
    <w:p w14:paraId="2DD60FC7" w14:textId="0F09722A" w:rsidR="00204D3D" w:rsidRDefault="00204D3D">
      <w:pPr>
        <w:pStyle w:val="a9"/>
      </w:pPr>
      <w:r>
        <w:rPr>
          <w:rStyle w:val="a8"/>
        </w:rPr>
        <w:annotationRef/>
      </w:r>
      <w:r>
        <w:t>Тут на пол страницы: провел исследования, разработал, добился, получил. Я молодец.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48BD61" w15:done="0"/>
  <w15:commentEx w15:paraId="7C17A285" w15:done="0"/>
  <w15:commentEx w15:paraId="16541EB2" w15:done="0"/>
  <w15:commentEx w15:paraId="342A4DA2" w15:done="0"/>
  <w15:commentEx w15:paraId="55F117D1" w15:done="0"/>
  <w15:commentEx w15:paraId="13FD0038" w15:done="0"/>
  <w15:commentEx w15:paraId="0B5938AE" w15:done="0"/>
  <w15:commentEx w15:paraId="779FFA96" w15:done="0"/>
  <w15:commentEx w15:paraId="788E1C21" w15:done="0"/>
  <w15:commentEx w15:paraId="1D6ACF9C" w15:done="0"/>
  <w15:commentEx w15:paraId="10AA30BB" w15:done="0"/>
  <w15:commentEx w15:paraId="12991558" w15:done="0"/>
  <w15:commentEx w15:paraId="7F4608A6" w15:done="0"/>
  <w15:commentEx w15:paraId="68C3369F" w15:done="0"/>
  <w15:commentEx w15:paraId="72C572D1" w15:done="0"/>
  <w15:commentEx w15:paraId="2C83DE75" w15:done="0"/>
  <w15:commentEx w15:paraId="2DD60FC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824C2"/>
    <w:multiLevelType w:val="multilevel"/>
    <w:tmpl w:val="DFA08EB6"/>
    <w:lvl w:ilvl="0">
      <w:start w:val="2"/>
      <w:numFmt w:val="decimal"/>
      <w:lvlText w:val="%1"/>
      <w:lvlJc w:val="left"/>
      <w:pPr>
        <w:ind w:left="825" w:hanging="825"/>
      </w:pPr>
      <w:rPr>
        <w:rFonts w:hint="default"/>
      </w:rPr>
    </w:lvl>
    <w:lvl w:ilvl="1">
      <w:start w:val="1"/>
      <w:numFmt w:val="decimal"/>
      <w:lvlText w:val="%1.%2"/>
      <w:lvlJc w:val="left"/>
      <w:pPr>
        <w:ind w:left="1061" w:hanging="825"/>
      </w:pPr>
      <w:rPr>
        <w:rFonts w:hint="default"/>
      </w:rPr>
    </w:lvl>
    <w:lvl w:ilvl="2">
      <w:start w:val="4"/>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4048" w:hanging="2160"/>
      </w:pPr>
      <w:rPr>
        <w:rFonts w:hint="default"/>
      </w:rPr>
    </w:lvl>
  </w:abstractNum>
  <w:abstractNum w:abstractNumId="1" w15:restartNumberingAfterBreak="0">
    <w:nsid w:val="1B1A771D"/>
    <w:multiLevelType w:val="hybridMultilevel"/>
    <w:tmpl w:val="43AA337C"/>
    <w:lvl w:ilvl="0" w:tplc="BB2C22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2D042E21"/>
    <w:multiLevelType w:val="hybridMultilevel"/>
    <w:tmpl w:val="710E7F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E2D3565"/>
    <w:multiLevelType w:val="hybridMultilevel"/>
    <w:tmpl w:val="27A2DA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90D72AA"/>
    <w:multiLevelType w:val="hybridMultilevel"/>
    <w:tmpl w:val="6FF22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98C65C2"/>
    <w:multiLevelType w:val="hybridMultilevel"/>
    <w:tmpl w:val="975E55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3C320C0E"/>
    <w:multiLevelType w:val="hybridMultilevel"/>
    <w:tmpl w:val="433A79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013585C"/>
    <w:multiLevelType w:val="hybridMultilevel"/>
    <w:tmpl w:val="FD7631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40484E0B"/>
    <w:multiLevelType w:val="multilevel"/>
    <w:tmpl w:val="804083CA"/>
    <w:lvl w:ilvl="0">
      <w:start w:val="4"/>
      <w:numFmt w:val="decimal"/>
      <w:lvlText w:val="%1"/>
      <w:lvlJc w:val="left"/>
      <w:pPr>
        <w:ind w:left="600" w:hanging="600"/>
      </w:pPr>
      <w:rPr>
        <w:rFonts w:hint="default"/>
      </w:rPr>
    </w:lvl>
    <w:lvl w:ilvl="1">
      <w:start w:val="4"/>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9" w15:restartNumberingAfterBreak="0">
    <w:nsid w:val="570533D6"/>
    <w:multiLevelType w:val="hybridMultilevel"/>
    <w:tmpl w:val="400EB8D6"/>
    <w:lvl w:ilvl="0" w:tplc="018E21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5DF130B7"/>
    <w:multiLevelType w:val="multilevel"/>
    <w:tmpl w:val="23A02696"/>
    <w:lvl w:ilvl="0">
      <w:start w:val="2"/>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1" w15:restartNumberingAfterBreak="0">
    <w:nsid w:val="60E50F68"/>
    <w:multiLevelType w:val="hybridMultilevel"/>
    <w:tmpl w:val="01CE7B64"/>
    <w:lvl w:ilvl="0" w:tplc="610A1B76">
      <w:start w:val="1"/>
      <w:numFmt w:val="decimal"/>
      <w:lvlText w:val="(%1)"/>
      <w:lvlJc w:val="left"/>
      <w:pPr>
        <w:ind w:left="1098" w:hanging="39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642A5EE2"/>
    <w:multiLevelType w:val="hybridMultilevel"/>
    <w:tmpl w:val="449441DA"/>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65F06BA1"/>
    <w:multiLevelType w:val="multilevel"/>
    <w:tmpl w:val="8D5A2BE4"/>
    <w:lvl w:ilvl="0">
      <w:start w:val="4"/>
      <w:numFmt w:val="decimal"/>
      <w:lvlText w:val="%1"/>
      <w:lvlJc w:val="left"/>
      <w:pPr>
        <w:ind w:left="600" w:hanging="600"/>
      </w:pPr>
      <w:rPr>
        <w:rFonts w:hint="default"/>
      </w:rPr>
    </w:lvl>
    <w:lvl w:ilvl="1">
      <w:start w:val="4"/>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4" w15:restartNumberingAfterBreak="0">
    <w:nsid w:val="69D611DD"/>
    <w:multiLevelType w:val="hybridMultilevel"/>
    <w:tmpl w:val="55C00D12"/>
    <w:lvl w:ilvl="0" w:tplc="34143A62">
      <w:start w:val="1"/>
      <w:numFmt w:val="decimal"/>
      <w:lvlText w:val="(%1)"/>
      <w:lvlJc w:val="left"/>
      <w:pPr>
        <w:ind w:left="1503" w:hanging="495"/>
      </w:pPr>
      <w:rPr>
        <w:rFonts w:hint="default"/>
      </w:rPr>
    </w:lvl>
    <w:lvl w:ilvl="1" w:tplc="04190019" w:tentative="1">
      <w:start w:val="1"/>
      <w:numFmt w:val="lowerLetter"/>
      <w:lvlText w:val="%2."/>
      <w:lvlJc w:val="left"/>
      <w:pPr>
        <w:ind w:left="2088" w:hanging="360"/>
      </w:pPr>
    </w:lvl>
    <w:lvl w:ilvl="2" w:tplc="0419001B" w:tentative="1">
      <w:start w:val="1"/>
      <w:numFmt w:val="lowerRoman"/>
      <w:lvlText w:val="%3."/>
      <w:lvlJc w:val="right"/>
      <w:pPr>
        <w:ind w:left="2808" w:hanging="180"/>
      </w:pPr>
    </w:lvl>
    <w:lvl w:ilvl="3" w:tplc="0419000F" w:tentative="1">
      <w:start w:val="1"/>
      <w:numFmt w:val="decimal"/>
      <w:lvlText w:val="%4."/>
      <w:lvlJc w:val="left"/>
      <w:pPr>
        <w:ind w:left="3528" w:hanging="360"/>
      </w:pPr>
    </w:lvl>
    <w:lvl w:ilvl="4" w:tplc="04190019" w:tentative="1">
      <w:start w:val="1"/>
      <w:numFmt w:val="lowerLetter"/>
      <w:lvlText w:val="%5."/>
      <w:lvlJc w:val="left"/>
      <w:pPr>
        <w:ind w:left="4248" w:hanging="360"/>
      </w:pPr>
    </w:lvl>
    <w:lvl w:ilvl="5" w:tplc="0419001B" w:tentative="1">
      <w:start w:val="1"/>
      <w:numFmt w:val="lowerRoman"/>
      <w:lvlText w:val="%6."/>
      <w:lvlJc w:val="right"/>
      <w:pPr>
        <w:ind w:left="4968" w:hanging="180"/>
      </w:pPr>
    </w:lvl>
    <w:lvl w:ilvl="6" w:tplc="0419000F" w:tentative="1">
      <w:start w:val="1"/>
      <w:numFmt w:val="decimal"/>
      <w:lvlText w:val="%7."/>
      <w:lvlJc w:val="left"/>
      <w:pPr>
        <w:ind w:left="5688" w:hanging="360"/>
      </w:pPr>
    </w:lvl>
    <w:lvl w:ilvl="7" w:tplc="04190019" w:tentative="1">
      <w:start w:val="1"/>
      <w:numFmt w:val="lowerLetter"/>
      <w:lvlText w:val="%8."/>
      <w:lvlJc w:val="left"/>
      <w:pPr>
        <w:ind w:left="6408" w:hanging="360"/>
      </w:pPr>
    </w:lvl>
    <w:lvl w:ilvl="8" w:tplc="0419001B" w:tentative="1">
      <w:start w:val="1"/>
      <w:numFmt w:val="lowerRoman"/>
      <w:lvlText w:val="%9."/>
      <w:lvlJc w:val="right"/>
      <w:pPr>
        <w:ind w:left="7128" w:hanging="180"/>
      </w:pPr>
    </w:lvl>
  </w:abstractNum>
  <w:abstractNum w:abstractNumId="15" w15:restartNumberingAfterBreak="0">
    <w:nsid w:val="6C4B48B9"/>
    <w:multiLevelType w:val="multilevel"/>
    <w:tmpl w:val="172C70B2"/>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79F741F2"/>
    <w:multiLevelType w:val="hybridMultilevel"/>
    <w:tmpl w:val="01DE0F7A"/>
    <w:lvl w:ilvl="0" w:tplc="04190017">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7AD51182"/>
    <w:multiLevelType w:val="hybridMultilevel"/>
    <w:tmpl w:val="D082811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7B565F71"/>
    <w:multiLevelType w:val="hybridMultilevel"/>
    <w:tmpl w:val="91EC94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7B897A9A"/>
    <w:multiLevelType w:val="hybridMultilevel"/>
    <w:tmpl w:val="5AE470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3"/>
  </w:num>
  <w:num w:numId="3">
    <w:abstractNumId w:val="17"/>
  </w:num>
  <w:num w:numId="4">
    <w:abstractNumId w:val="16"/>
  </w:num>
  <w:num w:numId="5">
    <w:abstractNumId w:val="19"/>
  </w:num>
  <w:num w:numId="6">
    <w:abstractNumId w:val="8"/>
  </w:num>
  <w:num w:numId="7">
    <w:abstractNumId w:val="13"/>
  </w:num>
  <w:num w:numId="8">
    <w:abstractNumId w:val="9"/>
  </w:num>
  <w:num w:numId="9">
    <w:abstractNumId w:val="0"/>
  </w:num>
  <w:num w:numId="10">
    <w:abstractNumId w:val="10"/>
  </w:num>
  <w:num w:numId="11">
    <w:abstractNumId w:val="6"/>
  </w:num>
  <w:num w:numId="12">
    <w:abstractNumId w:val="12"/>
  </w:num>
  <w:num w:numId="13">
    <w:abstractNumId w:val="5"/>
  </w:num>
  <w:num w:numId="14">
    <w:abstractNumId w:val="7"/>
  </w:num>
  <w:num w:numId="15">
    <w:abstractNumId w:val="11"/>
  </w:num>
  <w:num w:numId="16">
    <w:abstractNumId w:val="18"/>
  </w:num>
  <w:num w:numId="17">
    <w:abstractNumId w:val="14"/>
  </w:num>
  <w:num w:numId="18">
    <w:abstractNumId w:val="1"/>
  </w:num>
  <w:num w:numId="19">
    <w:abstractNumId w:val="2"/>
  </w:num>
  <w:num w:numId="20">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ey (SUAI)">
    <w15:presenceInfo w15:providerId="None" w15:userId="Alexey (SUAI)"/>
  </w15:person>
  <w15:person w15:author="Леонид Шатунов">
    <w15:presenceInfo w15:providerId="Windows Live" w15:userId="b10905ac5b6c6d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ED4"/>
    <w:rsid w:val="000024E8"/>
    <w:rsid w:val="0000373E"/>
    <w:rsid w:val="0000449A"/>
    <w:rsid w:val="0000738C"/>
    <w:rsid w:val="000229A3"/>
    <w:rsid w:val="00034482"/>
    <w:rsid w:val="00056715"/>
    <w:rsid w:val="00062549"/>
    <w:rsid w:val="0007709B"/>
    <w:rsid w:val="000828DB"/>
    <w:rsid w:val="00084CDC"/>
    <w:rsid w:val="0009785E"/>
    <w:rsid w:val="000A50E3"/>
    <w:rsid w:val="000C3D37"/>
    <w:rsid w:val="000D56C4"/>
    <w:rsid w:val="000F4A5A"/>
    <w:rsid w:val="00100CD4"/>
    <w:rsid w:val="001036FD"/>
    <w:rsid w:val="001532B8"/>
    <w:rsid w:val="00181F72"/>
    <w:rsid w:val="001A253F"/>
    <w:rsid w:val="001C564E"/>
    <w:rsid w:val="00204D3D"/>
    <w:rsid w:val="00204FED"/>
    <w:rsid w:val="00220E57"/>
    <w:rsid w:val="0023175F"/>
    <w:rsid w:val="002644F1"/>
    <w:rsid w:val="002746B4"/>
    <w:rsid w:val="002B43E7"/>
    <w:rsid w:val="002B7B54"/>
    <w:rsid w:val="002D4826"/>
    <w:rsid w:val="002E3CC5"/>
    <w:rsid w:val="0030209C"/>
    <w:rsid w:val="00334983"/>
    <w:rsid w:val="0033680C"/>
    <w:rsid w:val="00341863"/>
    <w:rsid w:val="00372222"/>
    <w:rsid w:val="00382C2A"/>
    <w:rsid w:val="00401F13"/>
    <w:rsid w:val="00431260"/>
    <w:rsid w:val="004565E5"/>
    <w:rsid w:val="004A0DEF"/>
    <w:rsid w:val="004C1D9A"/>
    <w:rsid w:val="00533A65"/>
    <w:rsid w:val="00585E68"/>
    <w:rsid w:val="005A25DA"/>
    <w:rsid w:val="005D1177"/>
    <w:rsid w:val="005F3BD4"/>
    <w:rsid w:val="0062775D"/>
    <w:rsid w:val="006329FD"/>
    <w:rsid w:val="0063485B"/>
    <w:rsid w:val="00634C8B"/>
    <w:rsid w:val="00664DE3"/>
    <w:rsid w:val="00684218"/>
    <w:rsid w:val="00684F98"/>
    <w:rsid w:val="006D0FCF"/>
    <w:rsid w:val="006D39DA"/>
    <w:rsid w:val="006D3BCD"/>
    <w:rsid w:val="006E7FEA"/>
    <w:rsid w:val="007313CE"/>
    <w:rsid w:val="007549CA"/>
    <w:rsid w:val="00766560"/>
    <w:rsid w:val="007669D7"/>
    <w:rsid w:val="007B56AC"/>
    <w:rsid w:val="007C068A"/>
    <w:rsid w:val="007C4E7C"/>
    <w:rsid w:val="007E04C5"/>
    <w:rsid w:val="00827AEF"/>
    <w:rsid w:val="00864111"/>
    <w:rsid w:val="008934AE"/>
    <w:rsid w:val="008B028C"/>
    <w:rsid w:val="008B0F5E"/>
    <w:rsid w:val="00906ED4"/>
    <w:rsid w:val="00955D4D"/>
    <w:rsid w:val="00983829"/>
    <w:rsid w:val="009A01A5"/>
    <w:rsid w:val="009A71C8"/>
    <w:rsid w:val="009C082C"/>
    <w:rsid w:val="009C64CF"/>
    <w:rsid w:val="009C660B"/>
    <w:rsid w:val="009E406E"/>
    <w:rsid w:val="009E551B"/>
    <w:rsid w:val="009E648B"/>
    <w:rsid w:val="009F36D0"/>
    <w:rsid w:val="00A1506D"/>
    <w:rsid w:val="00A36849"/>
    <w:rsid w:val="00A74431"/>
    <w:rsid w:val="00AD218A"/>
    <w:rsid w:val="00B0256C"/>
    <w:rsid w:val="00B1726D"/>
    <w:rsid w:val="00B62644"/>
    <w:rsid w:val="00B703B2"/>
    <w:rsid w:val="00B83392"/>
    <w:rsid w:val="00BA576B"/>
    <w:rsid w:val="00C0402C"/>
    <w:rsid w:val="00C06304"/>
    <w:rsid w:val="00C32BDF"/>
    <w:rsid w:val="00C52C85"/>
    <w:rsid w:val="00C54283"/>
    <w:rsid w:val="00C832AE"/>
    <w:rsid w:val="00CA6991"/>
    <w:rsid w:val="00CD3C8C"/>
    <w:rsid w:val="00D5064A"/>
    <w:rsid w:val="00D67516"/>
    <w:rsid w:val="00D72CF9"/>
    <w:rsid w:val="00D758F1"/>
    <w:rsid w:val="00D85480"/>
    <w:rsid w:val="00DA0C0F"/>
    <w:rsid w:val="00DC32B8"/>
    <w:rsid w:val="00E21992"/>
    <w:rsid w:val="00E23CB2"/>
    <w:rsid w:val="00E45C74"/>
    <w:rsid w:val="00E71676"/>
    <w:rsid w:val="00E76D34"/>
    <w:rsid w:val="00E87D57"/>
    <w:rsid w:val="00E9552D"/>
    <w:rsid w:val="00EA391C"/>
    <w:rsid w:val="00EC6F78"/>
    <w:rsid w:val="00EF7E1F"/>
    <w:rsid w:val="00F02E58"/>
    <w:rsid w:val="00F418E7"/>
    <w:rsid w:val="00FB52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42EFE"/>
  <w15:docId w15:val="{517380E6-3627-44DB-AB80-3E3876A9A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3BD4"/>
    <w:pPr>
      <w:ind w:left="720"/>
      <w:contextualSpacing/>
    </w:pPr>
  </w:style>
  <w:style w:type="character" w:styleId="a4">
    <w:name w:val="Placeholder Text"/>
    <w:basedOn w:val="a0"/>
    <w:uiPriority w:val="99"/>
    <w:semiHidden/>
    <w:rsid w:val="00B1726D"/>
    <w:rPr>
      <w:color w:val="808080"/>
    </w:rPr>
  </w:style>
  <w:style w:type="table" w:styleId="a5">
    <w:name w:val="Table Grid"/>
    <w:basedOn w:val="a1"/>
    <w:uiPriority w:val="39"/>
    <w:rsid w:val="004A0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204FED"/>
  </w:style>
  <w:style w:type="character" w:styleId="a6">
    <w:name w:val="Hyperlink"/>
    <w:basedOn w:val="a0"/>
    <w:uiPriority w:val="99"/>
    <w:semiHidden/>
    <w:unhideWhenUsed/>
    <w:rsid w:val="00204FED"/>
    <w:rPr>
      <w:color w:val="0000FF"/>
      <w:u w:val="single"/>
    </w:rPr>
  </w:style>
  <w:style w:type="character" w:styleId="a7">
    <w:name w:val="Emphasis"/>
    <w:basedOn w:val="a0"/>
    <w:uiPriority w:val="20"/>
    <w:qFormat/>
    <w:rsid w:val="00204FED"/>
    <w:rPr>
      <w:i/>
      <w:iCs/>
    </w:rPr>
  </w:style>
  <w:style w:type="character" w:customStyle="1" w:styleId="pre">
    <w:name w:val="pre"/>
    <w:basedOn w:val="a0"/>
    <w:rsid w:val="00CD3C8C"/>
  </w:style>
  <w:style w:type="character" w:styleId="a8">
    <w:name w:val="annotation reference"/>
    <w:basedOn w:val="a0"/>
    <w:uiPriority w:val="99"/>
    <w:semiHidden/>
    <w:unhideWhenUsed/>
    <w:rsid w:val="00D5064A"/>
    <w:rPr>
      <w:sz w:val="16"/>
      <w:szCs w:val="16"/>
    </w:rPr>
  </w:style>
  <w:style w:type="paragraph" w:styleId="a9">
    <w:name w:val="annotation text"/>
    <w:basedOn w:val="a"/>
    <w:link w:val="aa"/>
    <w:uiPriority w:val="99"/>
    <w:semiHidden/>
    <w:unhideWhenUsed/>
    <w:rsid w:val="00D5064A"/>
    <w:pPr>
      <w:spacing w:line="240" w:lineRule="auto"/>
    </w:pPr>
    <w:rPr>
      <w:sz w:val="20"/>
      <w:szCs w:val="20"/>
    </w:rPr>
  </w:style>
  <w:style w:type="character" w:customStyle="1" w:styleId="aa">
    <w:name w:val="Текст примечания Знак"/>
    <w:basedOn w:val="a0"/>
    <w:link w:val="a9"/>
    <w:uiPriority w:val="99"/>
    <w:semiHidden/>
    <w:rsid w:val="00D5064A"/>
    <w:rPr>
      <w:sz w:val="20"/>
      <w:szCs w:val="20"/>
    </w:rPr>
  </w:style>
  <w:style w:type="paragraph" w:styleId="ab">
    <w:name w:val="annotation subject"/>
    <w:basedOn w:val="a9"/>
    <w:next w:val="a9"/>
    <w:link w:val="ac"/>
    <w:uiPriority w:val="99"/>
    <w:semiHidden/>
    <w:unhideWhenUsed/>
    <w:rsid w:val="00D5064A"/>
    <w:rPr>
      <w:b/>
      <w:bCs/>
    </w:rPr>
  </w:style>
  <w:style w:type="character" w:customStyle="1" w:styleId="ac">
    <w:name w:val="Тема примечания Знак"/>
    <w:basedOn w:val="aa"/>
    <w:link w:val="ab"/>
    <w:uiPriority w:val="99"/>
    <w:semiHidden/>
    <w:rsid w:val="00D5064A"/>
    <w:rPr>
      <w:b/>
      <w:bCs/>
      <w:sz w:val="20"/>
      <w:szCs w:val="20"/>
    </w:rPr>
  </w:style>
  <w:style w:type="paragraph" w:styleId="ad">
    <w:name w:val="Balloon Text"/>
    <w:basedOn w:val="a"/>
    <w:link w:val="ae"/>
    <w:uiPriority w:val="99"/>
    <w:semiHidden/>
    <w:unhideWhenUsed/>
    <w:rsid w:val="00D5064A"/>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D506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32211">
      <w:bodyDiv w:val="1"/>
      <w:marLeft w:val="0"/>
      <w:marRight w:val="0"/>
      <w:marTop w:val="0"/>
      <w:marBottom w:val="0"/>
      <w:divBdr>
        <w:top w:val="none" w:sz="0" w:space="0" w:color="auto"/>
        <w:left w:val="none" w:sz="0" w:space="0" w:color="auto"/>
        <w:bottom w:val="none" w:sz="0" w:space="0" w:color="auto"/>
        <w:right w:val="none" w:sz="0" w:space="0" w:color="auto"/>
      </w:divBdr>
    </w:div>
    <w:div w:id="130751027">
      <w:bodyDiv w:val="1"/>
      <w:marLeft w:val="0"/>
      <w:marRight w:val="0"/>
      <w:marTop w:val="0"/>
      <w:marBottom w:val="0"/>
      <w:divBdr>
        <w:top w:val="none" w:sz="0" w:space="0" w:color="auto"/>
        <w:left w:val="none" w:sz="0" w:space="0" w:color="auto"/>
        <w:bottom w:val="none" w:sz="0" w:space="0" w:color="auto"/>
        <w:right w:val="none" w:sz="0" w:space="0" w:color="auto"/>
      </w:divBdr>
    </w:div>
    <w:div w:id="215552327">
      <w:bodyDiv w:val="1"/>
      <w:marLeft w:val="0"/>
      <w:marRight w:val="0"/>
      <w:marTop w:val="0"/>
      <w:marBottom w:val="0"/>
      <w:divBdr>
        <w:top w:val="none" w:sz="0" w:space="0" w:color="auto"/>
        <w:left w:val="none" w:sz="0" w:space="0" w:color="auto"/>
        <w:bottom w:val="none" w:sz="0" w:space="0" w:color="auto"/>
        <w:right w:val="none" w:sz="0" w:space="0" w:color="auto"/>
      </w:divBdr>
    </w:div>
    <w:div w:id="312760138">
      <w:bodyDiv w:val="1"/>
      <w:marLeft w:val="0"/>
      <w:marRight w:val="0"/>
      <w:marTop w:val="0"/>
      <w:marBottom w:val="0"/>
      <w:divBdr>
        <w:top w:val="none" w:sz="0" w:space="0" w:color="auto"/>
        <w:left w:val="none" w:sz="0" w:space="0" w:color="auto"/>
        <w:bottom w:val="none" w:sz="0" w:space="0" w:color="auto"/>
        <w:right w:val="none" w:sz="0" w:space="0" w:color="auto"/>
      </w:divBdr>
    </w:div>
    <w:div w:id="672759507">
      <w:bodyDiv w:val="1"/>
      <w:marLeft w:val="0"/>
      <w:marRight w:val="0"/>
      <w:marTop w:val="0"/>
      <w:marBottom w:val="0"/>
      <w:divBdr>
        <w:top w:val="none" w:sz="0" w:space="0" w:color="auto"/>
        <w:left w:val="none" w:sz="0" w:space="0" w:color="auto"/>
        <w:bottom w:val="none" w:sz="0" w:space="0" w:color="auto"/>
        <w:right w:val="none" w:sz="0" w:space="0" w:color="auto"/>
      </w:divBdr>
    </w:div>
    <w:div w:id="807698411">
      <w:bodyDiv w:val="1"/>
      <w:marLeft w:val="0"/>
      <w:marRight w:val="0"/>
      <w:marTop w:val="0"/>
      <w:marBottom w:val="0"/>
      <w:divBdr>
        <w:top w:val="none" w:sz="0" w:space="0" w:color="auto"/>
        <w:left w:val="none" w:sz="0" w:space="0" w:color="auto"/>
        <w:bottom w:val="none" w:sz="0" w:space="0" w:color="auto"/>
        <w:right w:val="none" w:sz="0" w:space="0" w:color="auto"/>
      </w:divBdr>
    </w:div>
    <w:div w:id="829297641">
      <w:bodyDiv w:val="1"/>
      <w:marLeft w:val="0"/>
      <w:marRight w:val="0"/>
      <w:marTop w:val="0"/>
      <w:marBottom w:val="0"/>
      <w:divBdr>
        <w:top w:val="none" w:sz="0" w:space="0" w:color="auto"/>
        <w:left w:val="none" w:sz="0" w:space="0" w:color="auto"/>
        <w:bottom w:val="none" w:sz="0" w:space="0" w:color="auto"/>
        <w:right w:val="none" w:sz="0" w:space="0" w:color="auto"/>
      </w:divBdr>
    </w:div>
    <w:div w:id="887186563">
      <w:bodyDiv w:val="1"/>
      <w:marLeft w:val="0"/>
      <w:marRight w:val="0"/>
      <w:marTop w:val="0"/>
      <w:marBottom w:val="0"/>
      <w:divBdr>
        <w:top w:val="none" w:sz="0" w:space="0" w:color="auto"/>
        <w:left w:val="none" w:sz="0" w:space="0" w:color="auto"/>
        <w:bottom w:val="none" w:sz="0" w:space="0" w:color="auto"/>
        <w:right w:val="none" w:sz="0" w:space="0" w:color="auto"/>
      </w:divBdr>
    </w:div>
    <w:div w:id="1360548626">
      <w:bodyDiv w:val="1"/>
      <w:marLeft w:val="0"/>
      <w:marRight w:val="0"/>
      <w:marTop w:val="0"/>
      <w:marBottom w:val="0"/>
      <w:divBdr>
        <w:top w:val="none" w:sz="0" w:space="0" w:color="auto"/>
        <w:left w:val="none" w:sz="0" w:space="0" w:color="auto"/>
        <w:bottom w:val="none" w:sz="0" w:space="0" w:color="auto"/>
        <w:right w:val="none" w:sz="0" w:space="0" w:color="auto"/>
      </w:divBdr>
    </w:div>
    <w:div w:id="1639722623">
      <w:bodyDiv w:val="1"/>
      <w:marLeft w:val="0"/>
      <w:marRight w:val="0"/>
      <w:marTop w:val="0"/>
      <w:marBottom w:val="0"/>
      <w:divBdr>
        <w:top w:val="none" w:sz="0" w:space="0" w:color="auto"/>
        <w:left w:val="none" w:sz="0" w:space="0" w:color="auto"/>
        <w:bottom w:val="none" w:sz="0" w:space="0" w:color="auto"/>
        <w:right w:val="none" w:sz="0" w:space="0" w:color="auto"/>
      </w:divBdr>
    </w:div>
    <w:div w:id="1926180582">
      <w:bodyDiv w:val="1"/>
      <w:marLeft w:val="0"/>
      <w:marRight w:val="0"/>
      <w:marTop w:val="0"/>
      <w:marBottom w:val="0"/>
      <w:divBdr>
        <w:top w:val="none" w:sz="0" w:space="0" w:color="auto"/>
        <w:left w:val="none" w:sz="0" w:space="0" w:color="auto"/>
        <w:bottom w:val="none" w:sz="0" w:space="0" w:color="auto"/>
        <w:right w:val="none" w:sz="0" w:space="0" w:color="auto"/>
      </w:divBdr>
    </w:div>
    <w:div w:id="2006124678">
      <w:bodyDiv w:val="1"/>
      <w:marLeft w:val="0"/>
      <w:marRight w:val="0"/>
      <w:marTop w:val="0"/>
      <w:marBottom w:val="0"/>
      <w:divBdr>
        <w:top w:val="none" w:sz="0" w:space="0" w:color="auto"/>
        <w:left w:val="none" w:sz="0" w:space="0" w:color="auto"/>
        <w:bottom w:val="none" w:sz="0" w:space="0" w:color="auto"/>
        <w:right w:val="none" w:sz="0" w:space="0" w:color="auto"/>
      </w:divBdr>
    </w:div>
    <w:div w:id="211840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gif"/><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microsoft.com/office/2011/relationships/people" Target="people.xml"/><Relationship Id="rId10" Type="http://schemas.openxmlformats.org/officeDocument/2006/relationships/image" Target="media/image5.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6BF82-AAF1-418E-A35A-A9924F856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5318</Words>
  <Characters>30313</Characters>
  <Application>Microsoft Office Word</Application>
  <DocSecurity>0</DocSecurity>
  <Lines>252</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Леонид Шатунов</dc:creator>
  <cp:keywords/>
  <dc:description/>
  <cp:lastModifiedBy>Леонид Шатунов</cp:lastModifiedBy>
  <cp:revision>2</cp:revision>
  <dcterms:created xsi:type="dcterms:W3CDTF">2017-05-31T20:04:00Z</dcterms:created>
  <dcterms:modified xsi:type="dcterms:W3CDTF">2017-05-31T20:04:00Z</dcterms:modified>
</cp:coreProperties>
</file>